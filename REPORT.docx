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9375C" w14:textId="77777777" w:rsidR="00501C7E" w:rsidRDefault="00000000">
      <w:pPr>
        <w:jc w:val="center"/>
        <w:rPr>
          <w:rFonts w:ascii="Times New Roman" w:hAnsi="Times New Roman" w:cs="Times New Roman"/>
          <w:b/>
          <w:sz w:val="34"/>
          <w:szCs w:val="26"/>
        </w:rPr>
      </w:pPr>
      <w:r>
        <w:rPr>
          <w:rFonts w:ascii="Times New Roman" w:hAnsi="Times New Roman" w:cs="Times New Roman"/>
          <w:b/>
          <w:sz w:val="30"/>
        </w:rPr>
        <w:t>ĐẠI HỌC QUỐC GIA TP. HỒ CHÍ MINH</w:t>
      </w:r>
    </w:p>
    <w:p w14:paraId="454D62EB" w14:textId="77777777" w:rsidR="00501C7E" w:rsidRDefault="00000000">
      <w:pPr>
        <w:spacing w:before="60" w:after="60"/>
        <w:jc w:val="center"/>
        <w:rPr>
          <w:rFonts w:ascii="Times New Roman" w:hAnsi="Times New Roman" w:cs="Times New Roman"/>
          <w:b/>
          <w:szCs w:val="26"/>
        </w:rPr>
      </w:pPr>
      <w:r>
        <w:rPr>
          <w:rFonts w:ascii="Times New Roman" w:hAnsi="Times New Roman" w:cs="Times New Roman"/>
          <w:b/>
          <w:sz w:val="32"/>
          <w:szCs w:val="32"/>
        </w:rPr>
        <w:t>TRƯỜNG ĐẠI HỌC CÔNG NGHỆ THÔNG TIN</w:t>
      </w:r>
    </w:p>
    <w:p w14:paraId="44D8A870" w14:textId="77777777" w:rsidR="00501C7E" w:rsidRDefault="00000000">
      <w:pPr>
        <w:tabs>
          <w:tab w:val="center" w:pos="4568"/>
          <w:tab w:val="left" w:pos="6120"/>
        </w:tabs>
        <w:rPr>
          <w:ins w:id="0" w:author="Lưu Gia Huy" w:date="2023-06-22T15:49:00Z"/>
          <w:rFonts w:ascii="Times New Roman" w:hAnsi="Times New Roman" w:cs="Times New Roman"/>
          <w:b/>
          <w:sz w:val="32"/>
          <w:szCs w:val="32"/>
        </w:rPr>
      </w:pPr>
      <w:r>
        <w:rPr>
          <w:rFonts w:ascii="Times New Roman" w:hAnsi="Times New Roman" w:cs="Times New Roman"/>
          <w:b/>
          <w:sz w:val="32"/>
          <w:szCs w:val="32"/>
          <w:rPrChange w:id="1" w:author="Lưu Gia Huy" w:date="2023-06-25T11:57:00Z">
            <w:rPr>
              <w:rFonts w:cstheme="majorHAnsi"/>
              <w:b/>
              <w:sz w:val="32"/>
              <w:szCs w:val="32"/>
            </w:rPr>
          </w:rPrChange>
        </w:rPr>
        <w:tab/>
      </w:r>
      <w:r>
        <w:rPr>
          <w:rFonts w:ascii="Times New Roman" w:hAnsi="Times New Roman" w:cs="Times New Roman"/>
          <w:b/>
          <w:sz w:val="32"/>
          <w:szCs w:val="32"/>
        </w:rPr>
        <w:t>KHOA</w:t>
      </w:r>
      <w:ins w:id="2" w:author="Lưu Gia Huy" w:date="2023-06-22T15:45:00Z">
        <w:r>
          <w:rPr>
            <w:rFonts w:ascii="Times New Roman" w:hAnsi="Times New Roman" w:cs="Times New Roman"/>
            <w:b/>
            <w:sz w:val="32"/>
            <w:szCs w:val="32"/>
          </w:rPr>
          <w:t xml:space="preserve"> MẠNG MÁY TÍNH VÀ TRUYỀN THÔNG</w:t>
        </w:r>
      </w:ins>
      <w:del w:id="3" w:author="Lưu Gia Huy" w:date="2023-06-22T15:45:00Z">
        <w:r>
          <w:rPr>
            <w:rFonts w:ascii="Times New Roman" w:hAnsi="Times New Roman" w:cs="Times New Roman"/>
            <w:b/>
            <w:sz w:val="32"/>
            <w:szCs w:val="32"/>
          </w:rPr>
          <w:delText>………..</w:delText>
        </w:r>
        <w:r>
          <w:rPr>
            <w:rFonts w:ascii="Times New Roman" w:hAnsi="Times New Roman" w:cs="Times New Roman"/>
            <w:b/>
            <w:sz w:val="32"/>
            <w:szCs w:val="32"/>
          </w:rPr>
          <w:tab/>
        </w:r>
      </w:del>
    </w:p>
    <w:p w14:paraId="46C2B88A" w14:textId="77777777" w:rsidR="00501C7E" w:rsidRDefault="00000000" w:rsidP="00501C7E">
      <w:pPr>
        <w:tabs>
          <w:tab w:val="center" w:pos="4568"/>
          <w:tab w:val="left" w:pos="6120"/>
        </w:tabs>
        <w:jc w:val="center"/>
        <w:rPr>
          <w:rFonts w:ascii="Times New Roman" w:hAnsi="Times New Roman" w:cs="Times New Roman"/>
          <w:b/>
          <w:sz w:val="32"/>
          <w:szCs w:val="32"/>
        </w:rPr>
        <w:pPrChange w:id="4" w:author="Lưu Gia Huy" w:date="2023-06-25T12:03:00Z">
          <w:pPr>
            <w:tabs>
              <w:tab w:val="center" w:pos="4568"/>
              <w:tab w:val="left" w:pos="6120"/>
            </w:tabs>
          </w:pPr>
        </w:pPrChange>
      </w:pPr>
      <w:ins w:id="5" w:author="Lưu Gia Huy" w:date="2023-06-25T12:03:00Z">
        <w:r>
          <w:rPr>
            <w:rFonts w:ascii="Times New Roman" w:hAnsi="Times New Roman" w:cs="Times New Roman"/>
            <w:noProof/>
          </w:rPr>
          <w:drawing>
            <wp:inline distT="0" distB="0" distL="0" distR="0" wp14:anchorId="2F1C4FBC" wp14:editId="6C2BBD54">
              <wp:extent cx="1455420" cy="1183640"/>
              <wp:effectExtent l="0" t="0" r="0" b="0"/>
              <wp:docPr id="2010013730" name="Picture 1" descr="A picture containing graphics, logo, clipart,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13730" name="Picture 1" descr="A picture containing graphics, logo, clipart, symbol&#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470933" cy="1196385"/>
                      </a:xfrm>
                      <a:prstGeom prst="rect">
                        <a:avLst/>
                      </a:prstGeom>
                      <a:noFill/>
                      <a:ln>
                        <a:noFill/>
                      </a:ln>
                    </pic:spPr>
                  </pic:pic>
                </a:graphicData>
              </a:graphic>
            </wp:inline>
          </w:drawing>
        </w:r>
      </w:ins>
    </w:p>
    <w:p w14:paraId="372E5688" w14:textId="77777777" w:rsidR="00501C7E" w:rsidRDefault="00501C7E">
      <w:pPr>
        <w:jc w:val="center"/>
        <w:rPr>
          <w:del w:id="6" w:author="Lưu Gia Huy" w:date="2023-06-22T16:14:00Z"/>
          <w:rFonts w:ascii="Times New Roman" w:hAnsi="Times New Roman" w:cs="Times New Roman"/>
          <w:sz w:val="28"/>
        </w:rPr>
      </w:pPr>
    </w:p>
    <w:p w14:paraId="07BA756D" w14:textId="77777777" w:rsidR="00501C7E" w:rsidRDefault="00501C7E" w:rsidP="00501C7E">
      <w:pPr>
        <w:rPr>
          <w:del w:id="7" w:author="Lưu Gia Huy" w:date="2023-06-22T15:49:00Z"/>
          <w:rFonts w:ascii="Times New Roman" w:hAnsi="Times New Roman" w:cs="Times New Roman"/>
          <w:sz w:val="28"/>
        </w:rPr>
        <w:pPrChange w:id="8" w:author="Lưu Gia Huy" w:date="2023-06-25T12:00:00Z">
          <w:pPr>
            <w:jc w:val="center"/>
          </w:pPr>
        </w:pPrChange>
      </w:pPr>
    </w:p>
    <w:p w14:paraId="17379E28" w14:textId="77777777" w:rsidR="00501C7E" w:rsidRDefault="00501C7E" w:rsidP="00501C7E">
      <w:pPr>
        <w:rPr>
          <w:del w:id="9" w:author="Lưu Gia Huy" w:date="2023-06-22T15:49:00Z"/>
          <w:rFonts w:ascii="Times New Roman" w:hAnsi="Times New Roman" w:cs="Times New Roman"/>
          <w:b/>
          <w:sz w:val="28"/>
        </w:rPr>
        <w:pPrChange w:id="10" w:author="Lưu Gia Huy" w:date="2023-06-25T12:00:00Z">
          <w:pPr>
            <w:jc w:val="center"/>
          </w:pPr>
        </w:pPrChange>
      </w:pPr>
    </w:p>
    <w:p w14:paraId="4BBB29EA" w14:textId="77777777" w:rsidR="00501C7E" w:rsidRDefault="00000000" w:rsidP="00501C7E">
      <w:pPr>
        <w:rPr>
          <w:del w:id="11" w:author="Lưu Gia Huy" w:date="2023-06-22T15:49:00Z"/>
          <w:rFonts w:ascii="Times New Roman" w:hAnsi="Times New Roman" w:cs="Times New Roman"/>
          <w:b/>
          <w:sz w:val="28"/>
        </w:rPr>
        <w:pPrChange w:id="12" w:author="Lưu Gia Huy" w:date="2023-06-25T12:00:00Z">
          <w:pPr>
            <w:jc w:val="center"/>
          </w:pPr>
        </w:pPrChange>
      </w:pPr>
      <w:del w:id="13" w:author="Lưu Gia Huy" w:date="2023-06-22T15:45:00Z">
        <w:r>
          <w:rPr>
            <w:rFonts w:ascii="Times New Roman" w:hAnsi="Times New Roman" w:cs="Times New Roman"/>
            <w:b/>
            <w:sz w:val="28"/>
          </w:rPr>
          <w:delText>&lt;TÊN SINH VIÊN&gt;</w:delText>
        </w:r>
      </w:del>
    </w:p>
    <w:p w14:paraId="6643D77D" w14:textId="77777777" w:rsidR="00501C7E" w:rsidRDefault="00501C7E" w:rsidP="00501C7E">
      <w:pPr>
        <w:rPr>
          <w:del w:id="14" w:author="Lưu Gia Huy" w:date="2023-06-22T15:49:00Z"/>
          <w:rFonts w:ascii="Times New Roman" w:hAnsi="Times New Roman" w:cs="Times New Roman"/>
          <w:sz w:val="28"/>
        </w:rPr>
        <w:pPrChange w:id="15" w:author="Lưu Gia Huy" w:date="2023-06-25T12:00:00Z">
          <w:pPr>
            <w:jc w:val="center"/>
          </w:pPr>
        </w:pPrChange>
      </w:pPr>
    </w:p>
    <w:p w14:paraId="53AEBC50" w14:textId="77777777" w:rsidR="00501C7E" w:rsidRDefault="00501C7E" w:rsidP="00501C7E">
      <w:pPr>
        <w:rPr>
          <w:del w:id="16" w:author="Lưu Gia Huy" w:date="2023-06-22T15:49:00Z"/>
          <w:rFonts w:ascii="Times New Roman" w:hAnsi="Times New Roman" w:cs="Times New Roman"/>
          <w:b/>
          <w:sz w:val="28"/>
        </w:rPr>
        <w:pPrChange w:id="17" w:author="Lưu Gia Huy" w:date="2023-06-25T12:00:00Z">
          <w:pPr>
            <w:jc w:val="center"/>
          </w:pPr>
        </w:pPrChange>
      </w:pPr>
    </w:p>
    <w:p w14:paraId="717B2419" w14:textId="77777777" w:rsidR="00501C7E" w:rsidRDefault="00501C7E" w:rsidP="00501C7E">
      <w:pPr>
        <w:rPr>
          <w:ins w:id="18" w:author="Lưu Gia Huy" w:date="2023-06-22T15:49:00Z"/>
          <w:rFonts w:ascii="Times New Roman" w:hAnsi="Times New Roman" w:cs="Times New Roman"/>
          <w:b/>
          <w:sz w:val="28"/>
        </w:rPr>
        <w:pPrChange w:id="19" w:author="Lưu Gia Huy" w:date="2023-06-25T12:00:00Z">
          <w:pPr>
            <w:jc w:val="center"/>
          </w:pPr>
        </w:pPrChange>
      </w:pPr>
    </w:p>
    <w:p w14:paraId="1C24C786" w14:textId="77777777" w:rsidR="00501C7E" w:rsidRDefault="00000000">
      <w:pPr>
        <w:jc w:val="center"/>
        <w:rPr>
          <w:ins w:id="20" w:author="Lưu Gia Huy" w:date="2023-06-25T13:52:00Z"/>
          <w:rFonts w:ascii="Times New Roman" w:hAnsi="Times New Roman" w:cs="Times New Roman"/>
          <w:b/>
          <w:sz w:val="28"/>
          <w:szCs w:val="28"/>
        </w:rPr>
      </w:pPr>
      <w:ins w:id="21" w:author="Lưu Gia Huy" w:date="2023-06-22T15:55:00Z">
        <w:r>
          <w:rPr>
            <w:rFonts w:ascii="Times New Roman" w:hAnsi="Times New Roman" w:cs="Times New Roman"/>
            <w:b/>
            <w:sz w:val="28"/>
            <w:szCs w:val="28"/>
          </w:rPr>
          <w:t>LƯU GIA HUY</w:t>
        </w:r>
      </w:ins>
    </w:p>
    <w:p w14:paraId="4A071DA5" w14:textId="77777777" w:rsidR="00501C7E" w:rsidRDefault="00000000">
      <w:pPr>
        <w:jc w:val="center"/>
        <w:rPr>
          <w:ins w:id="22" w:author="Lưu Gia Huy" w:date="2023-06-22T15:55:00Z"/>
          <w:rFonts w:ascii="Times New Roman" w:hAnsi="Times New Roman" w:cs="Times New Roman"/>
          <w:b/>
          <w:sz w:val="28"/>
          <w:szCs w:val="28"/>
        </w:rPr>
      </w:pPr>
      <w:ins w:id="23" w:author="Lưu Gia Huy" w:date="2023-06-25T13:52:00Z">
        <w:r>
          <w:rPr>
            <w:rFonts w:ascii="Times New Roman" w:hAnsi="Times New Roman" w:cs="Times New Roman"/>
            <w:b/>
            <w:sz w:val="28"/>
            <w:szCs w:val="28"/>
          </w:rPr>
          <w:t>NGUYỄN VĂN KHANG KIM</w:t>
        </w:r>
      </w:ins>
    </w:p>
    <w:p w14:paraId="0E09251A" w14:textId="77777777" w:rsidR="00501C7E" w:rsidRDefault="00501C7E">
      <w:pPr>
        <w:jc w:val="center"/>
        <w:rPr>
          <w:ins w:id="24" w:author="Lưu Gia Huy" w:date="2023-06-25T12:04:00Z"/>
          <w:rFonts w:ascii="Times New Roman" w:hAnsi="Times New Roman" w:cs="Times New Roman"/>
          <w:b/>
          <w:sz w:val="28"/>
        </w:rPr>
      </w:pPr>
    </w:p>
    <w:p w14:paraId="0FE107FA" w14:textId="77777777" w:rsidR="00501C7E" w:rsidRDefault="00501C7E">
      <w:pPr>
        <w:jc w:val="center"/>
        <w:rPr>
          <w:rFonts w:ascii="Times New Roman" w:hAnsi="Times New Roman" w:cs="Times New Roman"/>
          <w:b/>
          <w:sz w:val="28"/>
        </w:rPr>
      </w:pPr>
    </w:p>
    <w:p w14:paraId="46FBB7C5" w14:textId="77777777" w:rsidR="00501C7E" w:rsidRDefault="00000000">
      <w:pPr>
        <w:jc w:val="center"/>
        <w:rPr>
          <w:ins w:id="25" w:author="Lưu Gia Huy" w:date="2023-06-22T15:49:00Z"/>
          <w:rFonts w:ascii="Times New Roman" w:hAnsi="Times New Roman" w:cs="Times New Roman"/>
          <w:b/>
          <w:sz w:val="32"/>
          <w:szCs w:val="32"/>
        </w:rPr>
      </w:pPr>
      <w:del w:id="26" w:author="Lưu Gia Huy" w:date="2023-06-22T15:47:00Z">
        <w:r>
          <w:rPr>
            <w:rFonts w:ascii="Times New Roman" w:hAnsi="Times New Roman" w:cs="Times New Roman"/>
            <w:b/>
            <w:sz w:val="32"/>
            <w:szCs w:val="32"/>
          </w:rPr>
          <w:delText>K</w:delText>
        </w:r>
      </w:del>
      <w:ins w:id="27" w:author="Lưu Gia Huy" w:date="2023-06-22T15:47:00Z">
        <w:r>
          <w:rPr>
            <w:rFonts w:ascii="Times New Roman" w:hAnsi="Times New Roman" w:cs="Times New Roman"/>
            <w:b/>
            <w:sz w:val="32"/>
            <w:szCs w:val="32"/>
          </w:rPr>
          <w:t>BÁO CÁO ĐỒ ÁN MÔN HỌC</w:t>
        </w:r>
      </w:ins>
      <w:del w:id="28" w:author="Lưu Gia Huy" w:date="2023-06-22T15:47:00Z">
        <w:r>
          <w:rPr>
            <w:rFonts w:ascii="Times New Roman" w:hAnsi="Times New Roman" w:cs="Times New Roman"/>
            <w:b/>
            <w:sz w:val="32"/>
            <w:szCs w:val="32"/>
          </w:rPr>
          <w:delText>HÓA LUẬN TỐT NGHIỆP</w:delText>
        </w:r>
      </w:del>
    </w:p>
    <w:p w14:paraId="41C5D204" w14:textId="77777777" w:rsidR="00501C7E" w:rsidRPr="00501C7E" w:rsidRDefault="00501C7E">
      <w:pPr>
        <w:jc w:val="center"/>
        <w:rPr>
          <w:del w:id="29" w:author="Lưu Gia Huy" w:date="2023-06-22T15:55:00Z"/>
          <w:rFonts w:ascii="Times New Roman" w:hAnsi="Times New Roman" w:cs="Times New Roman"/>
          <w:b/>
          <w:sz w:val="32"/>
          <w:szCs w:val="32"/>
          <w:rPrChange w:id="30" w:author="Lưu Gia Huy" w:date="2023-06-25T11:57:00Z">
            <w:rPr>
              <w:del w:id="31" w:author="Lưu Gia Huy" w:date="2023-06-22T15:55:00Z"/>
              <w:rFonts w:ascii="Times New Roman" w:hAnsi="Times New Roman" w:cs="Times New Roman"/>
              <w:b/>
              <w:sz w:val="28"/>
            </w:rPr>
          </w:rPrChange>
        </w:rPr>
      </w:pPr>
    </w:p>
    <w:p w14:paraId="5D16A7F0" w14:textId="77777777" w:rsidR="00501C7E" w:rsidRDefault="00000000" w:rsidP="00501C7E">
      <w:pPr>
        <w:jc w:val="center"/>
        <w:rPr>
          <w:ins w:id="32" w:author="Lưu Gia Huy" w:date="2023-06-22T16:14:00Z"/>
          <w:rFonts w:ascii="Times New Roman" w:hAnsi="Times New Roman" w:cs="Times New Roman"/>
          <w:b/>
          <w:sz w:val="36"/>
          <w:szCs w:val="36"/>
        </w:rPr>
        <w:pPrChange w:id="33" w:author="Lưu Gia Huy" w:date="2023-06-25T12:00:00Z">
          <w:pPr>
            <w:ind w:left="84"/>
            <w:jc w:val="center"/>
          </w:pPr>
        </w:pPrChange>
      </w:pPr>
      <w:ins w:id="34" w:author="Lưu Gia Huy" w:date="2023-06-22T16:14:00Z">
        <w:r>
          <w:rPr>
            <w:rFonts w:ascii="Times New Roman" w:hAnsi="Times New Roman" w:cs="Times New Roman"/>
            <w:b/>
            <w:sz w:val="36"/>
            <w:szCs w:val="36"/>
          </w:rPr>
          <w:t>KẾT HỢP MÃ HÓA ĐỒNG CẤU VÀ MÁY HỌC TRONG PHÂN TÍCH KHẢ NĂNG MẮC BỆNH TIM</w:t>
        </w:r>
      </w:ins>
    </w:p>
    <w:p w14:paraId="49357CC7" w14:textId="77777777" w:rsidR="00501C7E" w:rsidRDefault="00000000">
      <w:pPr>
        <w:jc w:val="center"/>
        <w:rPr>
          <w:ins w:id="35" w:author="Lưu Gia Huy" w:date="2023-06-22T16:14:00Z"/>
          <w:rFonts w:ascii="Times New Roman" w:hAnsi="Times New Roman" w:cs="Times New Roman"/>
          <w:b/>
          <w:sz w:val="36"/>
          <w:szCs w:val="36"/>
          <w:lang w:val="en-US"/>
        </w:rPr>
      </w:pPr>
      <w:ins w:id="36" w:author="Lưu Gia Huy" w:date="2023-06-22T16:14:00Z">
        <w:r>
          <w:rPr>
            <w:rFonts w:ascii="Times New Roman" w:hAnsi="Times New Roman" w:cs="Times New Roman"/>
            <w:b/>
            <w:color w:val="FF0000"/>
            <w:sz w:val="32"/>
            <w:szCs w:val="32"/>
          </w:rPr>
          <w:t>Combining fully homomorphic encryption and machine learning for cardiovascular disease prediction</w:t>
        </w:r>
      </w:ins>
    </w:p>
    <w:p w14:paraId="2400A8EC" w14:textId="77777777" w:rsidR="00501C7E" w:rsidRPr="00501C7E" w:rsidRDefault="00000000">
      <w:pPr>
        <w:rPr>
          <w:del w:id="37" w:author="Lưu Gia Huy" w:date="2023-06-22T15:55:00Z"/>
          <w:rFonts w:ascii="Times New Roman" w:hAnsi="Times New Roman" w:cs="Times New Roman"/>
          <w:b/>
          <w:sz w:val="36"/>
          <w:szCs w:val="36"/>
          <w:rPrChange w:id="38" w:author="Lưu Gia Huy" w:date="2023-06-25T11:57:00Z">
            <w:rPr>
              <w:del w:id="39" w:author="Lưu Gia Huy" w:date="2023-06-22T15:55:00Z"/>
              <w:rFonts w:cstheme="majorHAnsi"/>
              <w:b/>
              <w:sz w:val="36"/>
              <w:szCs w:val="36"/>
            </w:rPr>
          </w:rPrChange>
        </w:rPr>
      </w:pPr>
      <w:del w:id="40" w:author="Lưu Gia Huy" w:date="2023-06-22T15:47:00Z">
        <w:r>
          <w:rPr>
            <w:rFonts w:ascii="Times New Roman" w:hAnsi="Times New Roman" w:cs="Times New Roman"/>
            <w:b/>
            <w:sz w:val="36"/>
            <w:szCs w:val="36"/>
          </w:rPr>
          <w:delText>&lt;TÊN KHÓA LUẬN TỐT NGHIỆP</w:delText>
        </w:r>
        <w:r>
          <w:rPr>
            <w:rFonts w:ascii="Times New Roman" w:hAnsi="Times New Roman" w:cs="Times New Roman"/>
            <w:b/>
            <w:sz w:val="36"/>
            <w:szCs w:val="36"/>
            <w:rPrChange w:id="41" w:author="Lưu Gia Huy" w:date="2023-06-25T11:57:00Z">
              <w:rPr>
                <w:rFonts w:cstheme="majorHAnsi"/>
                <w:b/>
                <w:sz w:val="36"/>
                <w:szCs w:val="36"/>
              </w:rPr>
            </w:rPrChange>
          </w:rPr>
          <w:delText>&gt;</w:delText>
        </w:r>
      </w:del>
    </w:p>
    <w:p w14:paraId="485D3C47" w14:textId="77777777" w:rsidR="00501C7E" w:rsidRDefault="00000000">
      <w:pPr>
        <w:rPr>
          <w:del w:id="42" w:author="Lưu Gia Huy" w:date="2023-06-22T15:48:00Z"/>
          <w:rFonts w:ascii="Times New Roman" w:hAnsi="Times New Roman" w:cs="Times New Roman"/>
          <w:b/>
          <w:color w:val="000000" w:themeColor="text1"/>
          <w:sz w:val="32"/>
          <w:szCs w:val="32"/>
          <w:lang w:val="en-US"/>
        </w:rPr>
      </w:pPr>
      <w:del w:id="43" w:author="Lưu Gia Huy" w:date="2023-06-22T15:48:00Z">
        <w:r>
          <w:rPr>
            <w:rFonts w:ascii="Times New Roman" w:hAnsi="Times New Roman" w:cs="Times New Roman"/>
            <w:b/>
            <w:color w:val="FF0000"/>
            <w:sz w:val="32"/>
            <w:szCs w:val="32"/>
          </w:rPr>
          <w:delText>&lt;Tên khóa luận Tiếng Anh&gt;</w:delText>
        </w:r>
      </w:del>
    </w:p>
    <w:p w14:paraId="3BDE41C4" w14:textId="77777777" w:rsidR="00501C7E" w:rsidRPr="00501C7E" w:rsidRDefault="00501C7E">
      <w:pPr>
        <w:rPr>
          <w:del w:id="44" w:author="Lưu Gia Huy" w:date="2023-06-22T15:55:00Z"/>
          <w:rFonts w:ascii="Times New Roman" w:hAnsi="Times New Roman" w:cs="Times New Roman"/>
          <w:sz w:val="28"/>
          <w:rPrChange w:id="45" w:author="Lưu Gia Huy" w:date="2023-06-25T11:57:00Z">
            <w:rPr>
              <w:del w:id="46" w:author="Lưu Gia Huy" w:date="2023-06-22T15:55:00Z"/>
              <w:rFonts w:cstheme="majorHAnsi"/>
              <w:sz w:val="28"/>
            </w:rPr>
          </w:rPrChange>
        </w:rPr>
      </w:pPr>
    </w:p>
    <w:p w14:paraId="588DCB1A" w14:textId="77777777" w:rsidR="00501C7E" w:rsidRPr="00501C7E" w:rsidRDefault="00501C7E">
      <w:pPr>
        <w:rPr>
          <w:del w:id="47" w:author="Lưu Gia Huy" w:date="2023-06-22T15:55:00Z"/>
          <w:rFonts w:ascii="Times New Roman" w:hAnsi="Times New Roman" w:cs="Times New Roman"/>
          <w:sz w:val="28"/>
          <w:rPrChange w:id="48" w:author="Lưu Gia Huy" w:date="2023-06-25T11:57:00Z">
            <w:rPr>
              <w:del w:id="49" w:author="Lưu Gia Huy" w:date="2023-06-22T15:55:00Z"/>
              <w:rFonts w:cstheme="majorHAnsi"/>
              <w:sz w:val="28"/>
            </w:rPr>
          </w:rPrChange>
        </w:rPr>
      </w:pPr>
    </w:p>
    <w:p w14:paraId="52B5888C" w14:textId="77777777" w:rsidR="00501C7E" w:rsidRDefault="00000000">
      <w:pPr>
        <w:rPr>
          <w:del w:id="50" w:author="Lưu Gia Huy" w:date="2023-06-22T15:49:00Z"/>
          <w:rFonts w:ascii="Times New Roman" w:hAnsi="Times New Roman" w:cs="Times New Roman"/>
          <w:b/>
          <w:sz w:val="28"/>
        </w:rPr>
      </w:pPr>
      <w:del w:id="51" w:author="Lưu Gia Huy" w:date="2023-06-22T15:49:00Z">
        <w:r>
          <w:rPr>
            <w:rFonts w:ascii="Times New Roman" w:hAnsi="Times New Roman" w:cs="Times New Roman"/>
            <w:b/>
            <w:sz w:val="28"/>
          </w:rPr>
          <w:delText>KỸ SƯ/ CỬ NHÂN NGÀNH &lt;TÊN NGÀNH&gt;</w:delText>
        </w:r>
      </w:del>
    </w:p>
    <w:p w14:paraId="1944567A" w14:textId="77777777" w:rsidR="00501C7E" w:rsidRPr="00501C7E" w:rsidRDefault="00501C7E">
      <w:pPr>
        <w:rPr>
          <w:del w:id="52" w:author="Lưu Gia Huy" w:date="2023-06-22T15:55:00Z"/>
          <w:rFonts w:ascii="Times New Roman" w:hAnsi="Times New Roman" w:cs="Times New Roman"/>
          <w:sz w:val="28"/>
          <w:rPrChange w:id="53" w:author="Lưu Gia Huy" w:date="2023-06-25T11:57:00Z">
            <w:rPr>
              <w:del w:id="54" w:author="Lưu Gia Huy" w:date="2023-06-22T15:55:00Z"/>
              <w:rFonts w:cstheme="majorHAnsi"/>
              <w:sz w:val="28"/>
            </w:rPr>
          </w:rPrChange>
        </w:rPr>
      </w:pPr>
    </w:p>
    <w:p w14:paraId="6DB64435" w14:textId="77777777" w:rsidR="00501C7E" w:rsidRPr="00501C7E" w:rsidRDefault="00501C7E">
      <w:pPr>
        <w:rPr>
          <w:del w:id="55" w:author="Lưu Gia Huy" w:date="2023-06-22T15:55:00Z"/>
          <w:rFonts w:ascii="Times New Roman" w:hAnsi="Times New Roman" w:cs="Times New Roman"/>
          <w:sz w:val="28"/>
          <w:rPrChange w:id="56" w:author="Lưu Gia Huy" w:date="2023-06-25T11:57:00Z">
            <w:rPr>
              <w:del w:id="57" w:author="Lưu Gia Huy" w:date="2023-06-22T15:55:00Z"/>
              <w:rFonts w:cstheme="majorHAnsi"/>
              <w:sz w:val="28"/>
            </w:rPr>
          </w:rPrChange>
        </w:rPr>
      </w:pPr>
    </w:p>
    <w:p w14:paraId="0463A6CF" w14:textId="77777777" w:rsidR="00501C7E" w:rsidRPr="00501C7E" w:rsidRDefault="00501C7E">
      <w:pPr>
        <w:rPr>
          <w:del w:id="58" w:author="Lưu Gia Huy" w:date="2023-06-22T15:55:00Z"/>
          <w:rFonts w:ascii="Times New Roman" w:hAnsi="Times New Roman" w:cs="Times New Roman"/>
          <w:sz w:val="28"/>
          <w:rPrChange w:id="59" w:author="Lưu Gia Huy" w:date="2023-06-25T11:57:00Z">
            <w:rPr>
              <w:del w:id="60" w:author="Lưu Gia Huy" w:date="2023-06-22T15:55:00Z"/>
              <w:rFonts w:cstheme="majorHAnsi"/>
              <w:sz w:val="28"/>
            </w:rPr>
          </w:rPrChange>
        </w:rPr>
      </w:pPr>
    </w:p>
    <w:p w14:paraId="7E0308EB" w14:textId="77777777" w:rsidR="00501C7E" w:rsidRPr="00501C7E" w:rsidRDefault="00501C7E">
      <w:pPr>
        <w:rPr>
          <w:del w:id="61" w:author="Lưu Gia Huy" w:date="2023-06-25T13:52:00Z"/>
          <w:rFonts w:ascii="Times New Roman" w:hAnsi="Times New Roman" w:cs="Times New Roman"/>
          <w:sz w:val="28"/>
          <w:rPrChange w:id="62" w:author="Lưu Gia Huy" w:date="2023-06-25T11:57:00Z">
            <w:rPr>
              <w:del w:id="63" w:author="Lưu Gia Huy" w:date="2023-06-25T13:52:00Z"/>
              <w:rFonts w:cstheme="majorHAnsi"/>
              <w:sz w:val="28"/>
            </w:rPr>
          </w:rPrChange>
        </w:rPr>
      </w:pPr>
    </w:p>
    <w:p w14:paraId="557A28A4" w14:textId="77777777" w:rsidR="00501C7E" w:rsidRPr="00501C7E" w:rsidRDefault="00501C7E">
      <w:pPr>
        <w:rPr>
          <w:rFonts w:ascii="Times New Roman" w:hAnsi="Times New Roman" w:cs="Times New Roman"/>
          <w:sz w:val="28"/>
          <w:rPrChange w:id="64" w:author="Lưu Gia Huy" w:date="2023-06-25T11:57:00Z">
            <w:rPr>
              <w:rFonts w:cstheme="majorHAnsi"/>
              <w:sz w:val="28"/>
            </w:rPr>
          </w:rPrChange>
        </w:rPr>
      </w:pPr>
    </w:p>
    <w:p w14:paraId="4A75EC6D" w14:textId="77777777" w:rsidR="00501C7E" w:rsidRPr="00501C7E" w:rsidRDefault="00501C7E">
      <w:pPr>
        <w:jc w:val="center"/>
        <w:rPr>
          <w:del w:id="65" w:author="Lưu Gia Huy" w:date="2023-06-22T16:21:00Z"/>
          <w:rFonts w:ascii="Times New Roman" w:hAnsi="Times New Roman" w:cs="Times New Roman"/>
          <w:b/>
          <w:szCs w:val="26"/>
          <w:rPrChange w:id="66" w:author="Lưu Gia Huy" w:date="2023-06-25T11:57:00Z">
            <w:rPr>
              <w:del w:id="67" w:author="Lưu Gia Huy" w:date="2023-06-22T16:21:00Z"/>
              <w:rFonts w:cstheme="majorHAnsi"/>
              <w:b/>
              <w:szCs w:val="26"/>
            </w:rPr>
          </w:rPrChange>
        </w:rPr>
      </w:pPr>
    </w:p>
    <w:p w14:paraId="28FBEB10" w14:textId="77777777" w:rsidR="00501C7E" w:rsidRPr="00501C7E" w:rsidRDefault="00501C7E" w:rsidP="00501C7E">
      <w:pPr>
        <w:rPr>
          <w:ins w:id="68" w:author="Lưu Gia Huy" w:date="2023-06-22T16:15:00Z"/>
          <w:rFonts w:ascii="Times New Roman" w:hAnsi="Times New Roman" w:cs="Times New Roman"/>
          <w:b/>
          <w:szCs w:val="26"/>
          <w:rPrChange w:id="69" w:author="Lưu Gia Huy" w:date="2023-06-25T11:57:00Z">
            <w:rPr>
              <w:ins w:id="70" w:author="Lưu Gia Huy" w:date="2023-06-22T16:15:00Z"/>
              <w:rFonts w:cstheme="majorHAnsi"/>
              <w:b/>
              <w:szCs w:val="26"/>
            </w:rPr>
          </w:rPrChange>
        </w:rPr>
        <w:pPrChange w:id="71" w:author="Lưu Gia Huy" w:date="2023-06-25T12:04:00Z">
          <w:pPr>
            <w:jc w:val="center"/>
          </w:pPr>
        </w:pPrChange>
      </w:pPr>
    </w:p>
    <w:p w14:paraId="63759A01" w14:textId="77777777" w:rsidR="00501C7E" w:rsidRDefault="00501C7E">
      <w:pPr>
        <w:jc w:val="both"/>
        <w:rPr>
          <w:ins w:id="72" w:author="Lưu Gia Huy" w:date="2023-06-25T12:12:00Z"/>
          <w:rFonts w:ascii="Times New Roman" w:hAnsi="Times New Roman" w:cs="Times New Roman"/>
          <w:b/>
          <w:szCs w:val="26"/>
        </w:rPr>
      </w:pPr>
    </w:p>
    <w:p w14:paraId="31A2065C" w14:textId="77777777" w:rsidR="00501C7E" w:rsidRPr="00501C7E" w:rsidRDefault="00501C7E" w:rsidP="00501C7E">
      <w:pPr>
        <w:jc w:val="both"/>
        <w:rPr>
          <w:ins w:id="73" w:author="Lưu Gia Huy" w:date="2023-06-22T16:15:00Z"/>
          <w:rFonts w:ascii="Times New Roman" w:hAnsi="Times New Roman" w:cs="Times New Roman"/>
          <w:b/>
          <w:szCs w:val="26"/>
          <w:rPrChange w:id="74" w:author="Lưu Gia Huy" w:date="2023-06-25T11:57:00Z">
            <w:rPr>
              <w:ins w:id="75" w:author="Lưu Gia Huy" w:date="2023-06-22T16:15:00Z"/>
              <w:rFonts w:cstheme="majorHAnsi"/>
              <w:b/>
              <w:szCs w:val="26"/>
            </w:rPr>
          </w:rPrChange>
        </w:rPr>
        <w:pPrChange w:id="76" w:author="Lưu Gia Huy" w:date="2023-06-25T12:00:00Z">
          <w:pPr>
            <w:jc w:val="center"/>
          </w:pPr>
        </w:pPrChange>
      </w:pPr>
    </w:p>
    <w:p w14:paraId="2FDAC3C6" w14:textId="77777777" w:rsidR="00501C7E" w:rsidRPr="00501C7E" w:rsidRDefault="00501C7E" w:rsidP="00501C7E">
      <w:pPr>
        <w:jc w:val="both"/>
        <w:rPr>
          <w:del w:id="77" w:author="Lưu Gia Huy" w:date="2023-06-24T08:14:00Z"/>
          <w:rFonts w:ascii="Times New Roman" w:hAnsi="Times New Roman" w:cs="Times New Roman"/>
          <w:b/>
          <w:szCs w:val="26"/>
          <w:rPrChange w:id="78" w:author="Lưu Gia Huy" w:date="2023-06-25T11:57:00Z">
            <w:rPr>
              <w:del w:id="79" w:author="Lưu Gia Huy" w:date="2023-06-24T08:14:00Z"/>
              <w:rFonts w:cstheme="majorHAnsi"/>
              <w:b/>
              <w:szCs w:val="26"/>
            </w:rPr>
          </w:rPrChange>
        </w:rPr>
        <w:pPrChange w:id="80" w:author="Lưu Gia Huy" w:date="2023-06-25T12:00:00Z">
          <w:pPr>
            <w:jc w:val="center"/>
          </w:pPr>
        </w:pPrChange>
      </w:pPr>
    </w:p>
    <w:p w14:paraId="7695604A" w14:textId="77777777" w:rsidR="00501C7E" w:rsidRDefault="00000000">
      <w:pPr>
        <w:jc w:val="center"/>
        <w:rPr>
          <w:rFonts w:ascii="Times New Roman" w:hAnsi="Times New Roman" w:cs="Times New Roman"/>
          <w:b/>
          <w:szCs w:val="26"/>
        </w:rPr>
      </w:pPr>
      <w:r>
        <w:rPr>
          <w:rFonts w:ascii="Times New Roman" w:hAnsi="Times New Roman" w:cs="Times New Roman"/>
          <w:b/>
          <w:szCs w:val="26"/>
        </w:rPr>
        <w:t xml:space="preserve">TP. HỒ CHÍ MINH, </w:t>
      </w:r>
      <w:del w:id="81" w:author="Lưu Gia Huy" w:date="2023-06-22T15:48:00Z">
        <w:r>
          <w:rPr>
            <w:rFonts w:ascii="Times New Roman" w:hAnsi="Times New Roman" w:cs="Times New Roman"/>
            <w:b/>
            <w:szCs w:val="26"/>
          </w:rPr>
          <w:delText>&lt;NĂM&gt;</w:delText>
        </w:r>
      </w:del>
      <w:ins w:id="82" w:author="Lưu Gia Huy" w:date="2023-06-22T15:48:00Z">
        <w:r>
          <w:rPr>
            <w:rFonts w:ascii="Times New Roman" w:hAnsi="Times New Roman" w:cs="Times New Roman"/>
            <w:b/>
            <w:szCs w:val="26"/>
          </w:rPr>
          <w:t>2023</w:t>
        </w:r>
      </w:ins>
    </w:p>
    <w:p w14:paraId="5B9BDD29" w14:textId="77777777" w:rsidR="00501C7E" w:rsidRPr="00501C7E" w:rsidRDefault="00501C7E">
      <w:pPr>
        <w:jc w:val="center"/>
        <w:rPr>
          <w:rFonts w:ascii="Times New Roman" w:hAnsi="Times New Roman" w:cs="Times New Roman"/>
          <w:b/>
          <w:szCs w:val="26"/>
          <w:rPrChange w:id="83" w:author="Lưu Gia Huy" w:date="2023-06-25T11:57:00Z">
            <w:rPr>
              <w:rFonts w:cstheme="majorHAnsi"/>
              <w:b/>
              <w:szCs w:val="26"/>
            </w:rPr>
          </w:rPrChange>
        </w:rPr>
        <w:sectPr w:rsidR="00501C7E" w:rsidRPr="00501C7E">
          <w:footerReference w:type="default" r:id="rId10"/>
          <w:footerReference w:type="first" r:id="rId11"/>
          <w:pgSz w:w="11906" w:h="16838"/>
          <w:pgMar w:top="1701" w:right="1134" w:bottom="1985" w:left="1985" w:header="706" w:footer="706"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docGrid w:linePitch="360"/>
        </w:sectPr>
      </w:pPr>
    </w:p>
    <w:p w14:paraId="0580457D" w14:textId="77777777" w:rsidR="00501C7E" w:rsidRDefault="00000000">
      <w:pPr>
        <w:jc w:val="center"/>
        <w:rPr>
          <w:rFonts w:ascii="Times New Roman" w:hAnsi="Times New Roman" w:cs="Times New Roman"/>
          <w:b/>
          <w:sz w:val="28"/>
          <w:szCs w:val="28"/>
        </w:rPr>
      </w:pPr>
      <w:r>
        <w:rPr>
          <w:rFonts w:ascii="Times New Roman" w:hAnsi="Times New Roman" w:cs="Times New Roman"/>
          <w:b/>
          <w:sz w:val="28"/>
          <w:szCs w:val="28"/>
        </w:rPr>
        <w:lastRenderedPageBreak/>
        <w:t>ĐẠI HỌC QUỐC GIA TP. HỒ CHÍ MINH</w:t>
      </w:r>
    </w:p>
    <w:p w14:paraId="24F68CDA" w14:textId="77777777" w:rsidR="00501C7E" w:rsidRDefault="00000000">
      <w:pPr>
        <w:spacing w:before="60" w:after="60"/>
        <w:jc w:val="center"/>
        <w:rPr>
          <w:rFonts w:ascii="Times New Roman" w:hAnsi="Times New Roman" w:cs="Times New Roman"/>
          <w:sz w:val="28"/>
          <w:szCs w:val="28"/>
        </w:rPr>
      </w:pPr>
      <w:r>
        <w:rPr>
          <w:rFonts w:ascii="Times New Roman" w:hAnsi="Times New Roman" w:cs="Times New Roman"/>
          <w:b/>
          <w:sz w:val="32"/>
          <w:szCs w:val="26"/>
        </w:rPr>
        <w:t>TRƯỜNG ĐẠI HỌC CÔNG NGHỆ THÔNG TIN</w:t>
      </w:r>
    </w:p>
    <w:p w14:paraId="218642C4" w14:textId="77777777" w:rsidR="00501C7E" w:rsidRDefault="00000000">
      <w:pPr>
        <w:tabs>
          <w:tab w:val="center" w:pos="4568"/>
          <w:tab w:val="left" w:pos="6120"/>
        </w:tabs>
        <w:rPr>
          <w:ins w:id="89" w:author="Lưu Gia Huy" w:date="2023-06-22T15:56:00Z"/>
          <w:rFonts w:ascii="Times New Roman" w:hAnsi="Times New Roman" w:cs="Times New Roman"/>
          <w:b/>
          <w:sz w:val="32"/>
          <w:szCs w:val="32"/>
        </w:rPr>
      </w:pPr>
      <w:ins w:id="90" w:author="Lưu Gia Huy" w:date="2023-06-22T15:56:00Z">
        <w:r>
          <w:rPr>
            <w:rFonts w:ascii="Times New Roman" w:hAnsi="Times New Roman" w:cs="Times New Roman"/>
            <w:b/>
            <w:sz w:val="32"/>
            <w:szCs w:val="28"/>
          </w:rPr>
          <w:tab/>
        </w:r>
      </w:ins>
      <w:r>
        <w:rPr>
          <w:rFonts w:ascii="Times New Roman" w:hAnsi="Times New Roman" w:cs="Times New Roman"/>
          <w:b/>
          <w:sz w:val="32"/>
          <w:szCs w:val="28"/>
        </w:rPr>
        <w:t>KHOA</w:t>
      </w:r>
      <w:del w:id="91" w:author="Lưu Gia Huy" w:date="2023-06-22T15:56:00Z">
        <w:r>
          <w:rPr>
            <w:rFonts w:ascii="Times New Roman" w:hAnsi="Times New Roman" w:cs="Times New Roman"/>
            <w:b/>
            <w:sz w:val="32"/>
            <w:szCs w:val="28"/>
          </w:rPr>
          <w:delText>………….</w:delText>
        </w:r>
      </w:del>
      <w:ins w:id="92" w:author="Lưu Gia Huy" w:date="2023-06-22T15:56:00Z">
        <w:r>
          <w:rPr>
            <w:rFonts w:ascii="Times New Roman" w:hAnsi="Times New Roman" w:cs="Times New Roman"/>
            <w:b/>
            <w:sz w:val="32"/>
            <w:szCs w:val="28"/>
          </w:rPr>
          <w:t xml:space="preserve"> </w:t>
        </w:r>
        <w:r>
          <w:rPr>
            <w:rFonts w:ascii="Times New Roman" w:hAnsi="Times New Roman" w:cs="Times New Roman"/>
            <w:b/>
            <w:sz w:val="32"/>
            <w:szCs w:val="32"/>
          </w:rPr>
          <w:t>MẠNG MÁY TÍNH VÀ TRUYỀN THÔNG</w:t>
        </w:r>
      </w:ins>
    </w:p>
    <w:p w14:paraId="36BC1C31" w14:textId="77777777" w:rsidR="00501C7E" w:rsidRDefault="00000000">
      <w:pPr>
        <w:spacing w:before="60" w:after="60"/>
        <w:jc w:val="center"/>
        <w:rPr>
          <w:rFonts w:ascii="Times New Roman" w:hAnsi="Times New Roman" w:cs="Times New Roman"/>
          <w:b/>
          <w:sz w:val="36"/>
          <w:szCs w:val="26"/>
        </w:rPr>
      </w:pPr>
      <w:ins w:id="93" w:author="Lưu Gia Huy" w:date="2023-06-22T16:15:00Z">
        <w:r>
          <w:rPr>
            <w:rFonts w:ascii="Times New Roman" w:hAnsi="Times New Roman" w:cs="Times New Roman"/>
            <w:noProof/>
            <w:rPrChange w:id="94" w:author="Lưu Gia Huy" w:date="2023-06-25T11:57:00Z">
              <w:rPr>
                <w:noProof/>
              </w:rPr>
            </w:rPrChange>
          </w:rPr>
          <w:drawing>
            <wp:inline distT="0" distB="0" distL="0" distR="0" wp14:anchorId="650B3E24" wp14:editId="7B5BEA61">
              <wp:extent cx="1455420" cy="1183640"/>
              <wp:effectExtent l="0" t="0" r="0" b="0"/>
              <wp:docPr id="1472482043" name="Picture 1472482043" descr="A picture containing graphics, logo, clipart,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82043" name="Picture 1472482043" descr="A picture containing graphics, logo, clipart, symbol&#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470933" cy="1196385"/>
                      </a:xfrm>
                      <a:prstGeom prst="rect">
                        <a:avLst/>
                      </a:prstGeom>
                      <a:noFill/>
                      <a:ln>
                        <a:noFill/>
                      </a:ln>
                    </pic:spPr>
                  </pic:pic>
                </a:graphicData>
              </a:graphic>
            </wp:inline>
          </w:drawing>
        </w:r>
      </w:ins>
    </w:p>
    <w:p w14:paraId="6992461C" w14:textId="77777777" w:rsidR="00501C7E" w:rsidRDefault="00501C7E">
      <w:pPr>
        <w:jc w:val="center"/>
        <w:rPr>
          <w:del w:id="95" w:author="Lưu Gia Huy" w:date="2023-06-25T12:04:00Z"/>
          <w:rFonts w:ascii="Times New Roman" w:hAnsi="Times New Roman" w:cs="Times New Roman"/>
          <w:sz w:val="28"/>
        </w:rPr>
      </w:pPr>
    </w:p>
    <w:p w14:paraId="2B9896DC" w14:textId="77777777" w:rsidR="00501C7E" w:rsidRDefault="00501C7E" w:rsidP="00501C7E">
      <w:pPr>
        <w:rPr>
          <w:del w:id="96" w:author="Lưu Gia Huy" w:date="2023-06-22T16:15:00Z"/>
          <w:rFonts w:ascii="Times New Roman" w:hAnsi="Times New Roman" w:cs="Times New Roman"/>
          <w:sz w:val="28"/>
        </w:rPr>
        <w:pPrChange w:id="97" w:author="Lưu Gia Huy" w:date="2023-06-25T12:04:00Z">
          <w:pPr>
            <w:jc w:val="center"/>
          </w:pPr>
        </w:pPrChange>
      </w:pPr>
    </w:p>
    <w:p w14:paraId="17E044F9" w14:textId="77777777" w:rsidR="00501C7E" w:rsidRDefault="00501C7E" w:rsidP="00501C7E">
      <w:pPr>
        <w:rPr>
          <w:rFonts w:ascii="Times New Roman" w:hAnsi="Times New Roman" w:cs="Times New Roman"/>
          <w:sz w:val="28"/>
        </w:rPr>
        <w:pPrChange w:id="98" w:author="Lưu Gia Huy" w:date="2023-06-25T12:04:00Z">
          <w:pPr>
            <w:jc w:val="center"/>
          </w:pPr>
        </w:pPrChange>
      </w:pPr>
    </w:p>
    <w:p w14:paraId="11C2D023" w14:textId="77777777" w:rsidR="00501C7E" w:rsidRDefault="00000000">
      <w:pPr>
        <w:jc w:val="center"/>
        <w:rPr>
          <w:ins w:id="99" w:author="Lưu Gia Huy" w:date="2023-06-25T13:52:00Z"/>
          <w:rFonts w:ascii="Times New Roman" w:hAnsi="Times New Roman" w:cs="Times New Roman"/>
          <w:b/>
          <w:sz w:val="28"/>
          <w:szCs w:val="28"/>
        </w:rPr>
      </w:pPr>
      <w:del w:id="100" w:author="Lưu Gia Huy" w:date="2023-06-22T15:56:00Z">
        <w:r>
          <w:rPr>
            <w:rFonts w:ascii="Times New Roman" w:hAnsi="Times New Roman" w:cs="Times New Roman"/>
            <w:b/>
            <w:sz w:val="28"/>
            <w:szCs w:val="28"/>
          </w:rPr>
          <w:delText xml:space="preserve">&lt;TÊN SINH VIÊN&gt; </w:delText>
        </w:r>
      </w:del>
      <w:ins w:id="101" w:author="Lưu Gia Huy" w:date="2023-06-22T15:56:00Z">
        <w:r>
          <w:rPr>
            <w:rFonts w:ascii="Times New Roman" w:hAnsi="Times New Roman" w:cs="Times New Roman"/>
            <w:b/>
            <w:sz w:val="28"/>
            <w:szCs w:val="28"/>
          </w:rPr>
          <w:t xml:space="preserve">LƯU GIA HUY </w:t>
        </w:r>
      </w:ins>
      <w:r>
        <w:rPr>
          <w:rFonts w:ascii="Times New Roman" w:hAnsi="Times New Roman" w:cs="Times New Roman"/>
          <w:b/>
          <w:sz w:val="28"/>
          <w:szCs w:val="28"/>
        </w:rPr>
        <w:t xml:space="preserve">– </w:t>
      </w:r>
      <w:del w:id="102" w:author="Lưu Gia Huy" w:date="2023-06-22T15:56:00Z">
        <w:r>
          <w:rPr>
            <w:rFonts w:ascii="Times New Roman" w:hAnsi="Times New Roman" w:cs="Times New Roman"/>
            <w:b/>
            <w:sz w:val="28"/>
            <w:szCs w:val="28"/>
          </w:rPr>
          <w:delText>&lt;MÃ SINH VIÊN&gt;</w:delText>
        </w:r>
      </w:del>
      <w:ins w:id="103" w:author="Lưu Gia Huy" w:date="2023-06-22T15:56:00Z">
        <w:r>
          <w:rPr>
            <w:rFonts w:ascii="Times New Roman" w:hAnsi="Times New Roman" w:cs="Times New Roman"/>
            <w:b/>
            <w:sz w:val="28"/>
            <w:szCs w:val="28"/>
          </w:rPr>
          <w:t>21520916</w:t>
        </w:r>
      </w:ins>
    </w:p>
    <w:p w14:paraId="79B793B8" w14:textId="77777777" w:rsidR="00501C7E" w:rsidRDefault="00000000">
      <w:pPr>
        <w:jc w:val="center"/>
        <w:rPr>
          <w:del w:id="104" w:author="Lưu Gia Huy" w:date="2023-06-25T12:04:00Z"/>
          <w:rFonts w:ascii="Times New Roman" w:hAnsi="Times New Roman" w:cs="Times New Roman"/>
          <w:b/>
          <w:sz w:val="28"/>
          <w:szCs w:val="28"/>
        </w:rPr>
      </w:pPr>
      <w:ins w:id="105" w:author="Lưu Gia Huy" w:date="2023-06-25T13:52:00Z">
        <w:r>
          <w:rPr>
            <w:rFonts w:ascii="Times New Roman" w:hAnsi="Times New Roman" w:cs="Times New Roman"/>
            <w:b/>
            <w:sz w:val="28"/>
            <w:szCs w:val="28"/>
          </w:rPr>
          <w:t>NGUYỄN VĂN KHANG KIM – 21520314</w:t>
        </w:r>
      </w:ins>
    </w:p>
    <w:p w14:paraId="12AB0537" w14:textId="77777777" w:rsidR="00501C7E" w:rsidRDefault="00501C7E">
      <w:pPr>
        <w:jc w:val="center"/>
        <w:rPr>
          <w:del w:id="106" w:author="Lưu Gia Huy" w:date="2023-06-22T16:15:00Z"/>
          <w:rFonts w:ascii="Times New Roman" w:hAnsi="Times New Roman" w:cs="Times New Roman"/>
          <w:sz w:val="28"/>
        </w:rPr>
      </w:pPr>
    </w:p>
    <w:p w14:paraId="45F3BCC3" w14:textId="77777777" w:rsidR="00501C7E" w:rsidRDefault="00501C7E">
      <w:pPr>
        <w:jc w:val="center"/>
        <w:rPr>
          <w:rFonts w:ascii="Times New Roman" w:hAnsi="Times New Roman" w:cs="Times New Roman"/>
          <w:sz w:val="28"/>
        </w:rPr>
      </w:pPr>
    </w:p>
    <w:p w14:paraId="329D5E01" w14:textId="77777777" w:rsidR="00501C7E" w:rsidRDefault="00501C7E">
      <w:pPr>
        <w:jc w:val="center"/>
        <w:rPr>
          <w:rFonts w:ascii="Times New Roman" w:hAnsi="Times New Roman" w:cs="Times New Roman"/>
          <w:sz w:val="28"/>
        </w:rPr>
      </w:pPr>
    </w:p>
    <w:p w14:paraId="5A2C2C0C" w14:textId="77777777" w:rsidR="00501C7E" w:rsidRDefault="00000000">
      <w:pPr>
        <w:jc w:val="center"/>
        <w:rPr>
          <w:rFonts w:ascii="Times New Roman" w:hAnsi="Times New Roman" w:cs="Times New Roman"/>
          <w:b/>
          <w:sz w:val="32"/>
        </w:rPr>
      </w:pPr>
      <w:del w:id="107" w:author="Lưu Gia Huy" w:date="2023-06-22T15:56:00Z">
        <w:r>
          <w:rPr>
            <w:rFonts w:ascii="Times New Roman" w:hAnsi="Times New Roman" w:cs="Times New Roman"/>
            <w:b/>
            <w:sz w:val="32"/>
          </w:rPr>
          <w:delText>K</w:delText>
        </w:r>
      </w:del>
      <w:ins w:id="108" w:author="Lưu Gia Huy" w:date="2023-06-22T15:56:00Z">
        <w:r>
          <w:rPr>
            <w:rFonts w:ascii="Times New Roman" w:hAnsi="Times New Roman" w:cs="Times New Roman"/>
            <w:b/>
            <w:sz w:val="32"/>
          </w:rPr>
          <w:t>BÁO CÁO ĐỒ ÁN MÔN HỌC</w:t>
        </w:r>
      </w:ins>
      <w:del w:id="109" w:author="Lưu Gia Huy" w:date="2023-06-22T15:56:00Z">
        <w:r>
          <w:rPr>
            <w:rFonts w:ascii="Times New Roman" w:hAnsi="Times New Roman" w:cs="Times New Roman"/>
            <w:b/>
            <w:sz w:val="32"/>
          </w:rPr>
          <w:delText>HÓA LUẬN TỐT NGHIỆP</w:delText>
        </w:r>
      </w:del>
    </w:p>
    <w:p w14:paraId="6BA2A079" w14:textId="77777777" w:rsidR="00501C7E" w:rsidRDefault="00000000">
      <w:pPr>
        <w:jc w:val="center"/>
        <w:rPr>
          <w:rFonts w:ascii="Times New Roman" w:hAnsi="Times New Roman" w:cs="Times New Roman"/>
          <w:b/>
          <w:sz w:val="36"/>
          <w:szCs w:val="36"/>
        </w:rPr>
      </w:pPr>
      <w:del w:id="110" w:author="Lưu Gia Huy" w:date="2023-06-22T15:58:00Z">
        <w:r>
          <w:rPr>
            <w:rFonts w:ascii="Times New Roman" w:hAnsi="Times New Roman" w:cs="Times New Roman"/>
            <w:b/>
            <w:sz w:val="36"/>
            <w:szCs w:val="36"/>
          </w:rPr>
          <w:delText>&lt;</w:delText>
        </w:r>
      </w:del>
      <w:ins w:id="111" w:author="Lưu Gia Huy" w:date="2023-06-22T15:58:00Z">
        <w:r>
          <w:rPr>
            <w:rFonts w:ascii="Times New Roman" w:hAnsi="Times New Roman" w:cs="Times New Roman"/>
            <w:b/>
            <w:sz w:val="36"/>
            <w:szCs w:val="36"/>
          </w:rPr>
          <w:t xml:space="preserve">KẾT HỢP MÃ HÓA ĐỒNG CẤU </w:t>
        </w:r>
      </w:ins>
      <w:ins w:id="112" w:author="Lưu Gia Huy" w:date="2023-06-22T15:59:00Z">
        <w:r>
          <w:rPr>
            <w:rFonts w:ascii="Times New Roman" w:hAnsi="Times New Roman" w:cs="Times New Roman"/>
            <w:b/>
            <w:sz w:val="36"/>
            <w:szCs w:val="36"/>
          </w:rPr>
          <w:t>VÀ</w:t>
        </w:r>
      </w:ins>
      <w:ins w:id="113" w:author="Lưu Gia Huy" w:date="2023-06-22T15:58:00Z">
        <w:r>
          <w:rPr>
            <w:rFonts w:ascii="Times New Roman" w:hAnsi="Times New Roman" w:cs="Times New Roman"/>
            <w:b/>
            <w:sz w:val="36"/>
            <w:szCs w:val="36"/>
          </w:rPr>
          <w:t xml:space="preserve"> MÁY</w:t>
        </w:r>
      </w:ins>
      <w:ins w:id="114" w:author="Lưu Gia Huy" w:date="2023-06-22T15:59:00Z">
        <w:r>
          <w:rPr>
            <w:rFonts w:ascii="Times New Roman" w:hAnsi="Times New Roman" w:cs="Times New Roman"/>
            <w:b/>
            <w:sz w:val="36"/>
            <w:szCs w:val="36"/>
          </w:rPr>
          <w:t xml:space="preserve"> HỌC TRONG </w:t>
        </w:r>
      </w:ins>
      <w:del w:id="115" w:author="Lưu Gia Huy" w:date="2023-06-22T15:58:00Z">
        <w:r>
          <w:rPr>
            <w:rFonts w:ascii="Times New Roman" w:hAnsi="Times New Roman" w:cs="Times New Roman"/>
            <w:b/>
            <w:sz w:val="36"/>
            <w:szCs w:val="36"/>
          </w:rPr>
          <w:delText>TÊN KHÓA LUẬN&gt;</w:delText>
        </w:r>
      </w:del>
      <w:ins w:id="116" w:author="Lưu Gia Huy" w:date="2023-06-22T16:00:00Z">
        <w:r>
          <w:rPr>
            <w:rFonts w:ascii="Times New Roman" w:hAnsi="Times New Roman" w:cs="Times New Roman"/>
            <w:b/>
            <w:sz w:val="36"/>
            <w:szCs w:val="36"/>
          </w:rPr>
          <w:t>PHÂN TÍCH KHẢ NĂNG MẮC BỆNH TIM</w:t>
        </w:r>
      </w:ins>
    </w:p>
    <w:p w14:paraId="58F3332C" w14:textId="77777777" w:rsidR="00501C7E" w:rsidRDefault="00000000">
      <w:pPr>
        <w:jc w:val="center"/>
        <w:rPr>
          <w:del w:id="117" w:author="Lưu Gia Huy" w:date="2023-06-22T16:05:00Z"/>
          <w:rFonts w:ascii="Times New Roman" w:hAnsi="Times New Roman" w:cs="Times New Roman"/>
          <w:b/>
          <w:color w:val="000000" w:themeColor="text1"/>
          <w:sz w:val="32"/>
          <w:szCs w:val="32"/>
          <w:lang w:val="en-US"/>
        </w:rPr>
      </w:pPr>
      <w:del w:id="118" w:author="Lưu Gia Huy" w:date="2023-06-22T16:03:00Z">
        <w:r>
          <w:rPr>
            <w:rFonts w:ascii="Times New Roman" w:hAnsi="Times New Roman" w:cs="Times New Roman"/>
            <w:b/>
            <w:color w:val="FF0000"/>
            <w:sz w:val="32"/>
            <w:szCs w:val="32"/>
          </w:rPr>
          <w:delText>&lt;</w:delText>
        </w:r>
      </w:del>
      <w:ins w:id="119" w:author="Lưu Gia Huy" w:date="2023-06-22T16:05:00Z">
        <w:r>
          <w:rPr>
            <w:rFonts w:ascii="Times New Roman" w:hAnsi="Times New Roman" w:cs="Times New Roman"/>
            <w:b/>
            <w:color w:val="FF0000"/>
            <w:sz w:val="32"/>
            <w:szCs w:val="32"/>
          </w:rPr>
          <w:t>Combining fully homomorphic encryption and machine learning for cardiovascular disease prediction</w:t>
        </w:r>
      </w:ins>
      <w:del w:id="120" w:author="Lưu Gia Huy" w:date="2023-06-22T16:03:00Z">
        <w:r>
          <w:rPr>
            <w:rFonts w:ascii="Times New Roman" w:hAnsi="Times New Roman" w:cs="Times New Roman"/>
            <w:b/>
            <w:color w:val="FF0000"/>
            <w:sz w:val="32"/>
            <w:szCs w:val="32"/>
          </w:rPr>
          <w:delText>Tên khóa luận Tiếng Anh&gt;</w:delText>
        </w:r>
      </w:del>
    </w:p>
    <w:p w14:paraId="04FF0A83" w14:textId="77777777" w:rsidR="00501C7E" w:rsidRDefault="00501C7E">
      <w:pPr>
        <w:jc w:val="center"/>
        <w:rPr>
          <w:rFonts w:ascii="Times New Roman" w:hAnsi="Times New Roman" w:cs="Times New Roman"/>
          <w:b/>
          <w:sz w:val="36"/>
          <w:szCs w:val="36"/>
          <w:lang w:val="en-US"/>
        </w:rPr>
      </w:pPr>
    </w:p>
    <w:p w14:paraId="4742E9CE" w14:textId="77777777" w:rsidR="00501C7E" w:rsidRDefault="00501C7E">
      <w:pPr>
        <w:rPr>
          <w:ins w:id="121" w:author="Lưu Gia Huy" w:date="2023-06-22T16:15:00Z"/>
          <w:rFonts w:ascii="Times New Roman" w:hAnsi="Times New Roman" w:cs="Times New Roman"/>
          <w:sz w:val="28"/>
          <w:lang w:val="en-US"/>
        </w:rPr>
      </w:pPr>
    </w:p>
    <w:p w14:paraId="6D104FBC" w14:textId="77777777" w:rsidR="00501C7E" w:rsidRDefault="00501C7E">
      <w:pPr>
        <w:rPr>
          <w:del w:id="122" w:author="Lưu Gia Huy" w:date="2023-06-22T16:15:00Z"/>
          <w:rFonts w:ascii="Times New Roman" w:hAnsi="Times New Roman" w:cs="Times New Roman"/>
          <w:sz w:val="28"/>
          <w:lang w:val="en-US"/>
        </w:rPr>
      </w:pPr>
    </w:p>
    <w:p w14:paraId="25CFDF93" w14:textId="77777777" w:rsidR="00501C7E" w:rsidRDefault="00000000">
      <w:pPr>
        <w:jc w:val="center"/>
        <w:rPr>
          <w:del w:id="123" w:author="Lưu Gia Huy" w:date="2023-06-22T15:56:00Z"/>
          <w:rFonts w:ascii="Times New Roman" w:hAnsi="Times New Roman" w:cs="Times New Roman"/>
          <w:b/>
          <w:sz w:val="28"/>
        </w:rPr>
      </w:pPr>
      <w:del w:id="124" w:author="Lưu Gia Huy" w:date="2023-06-22T15:56:00Z">
        <w:r>
          <w:rPr>
            <w:rFonts w:ascii="Times New Roman" w:hAnsi="Times New Roman" w:cs="Times New Roman"/>
            <w:b/>
            <w:sz w:val="28"/>
          </w:rPr>
          <w:delText>KỸ SƯ/ CỬ NHÂNNGÀNH &lt;TÊN NGÀNH&gt;</w:delText>
        </w:r>
      </w:del>
    </w:p>
    <w:p w14:paraId="32C0E30B" w14:textId="77777777" w:rsidR="00501C7E" w:rsidRDefault="00501C7E">
      <w:pPr>
        <w:rPr>
          <w:del w:id="125" w:author="Lưu Gia Huy" w:date="2023-06-22T16:15:00Z"/>
          <w:rFonts w:ascii="Times New Roman" w:hAnsi="Times New Roman" w:cs="Times New Roman"/>
          <w:sz w:val="28"/>
        </w:rPr>
      </w:pPr>
    </w:p>
    <w:p w14:paraId="2CD2F244" w14:textId="77777777" w:rsidR="00501C7E" w:rsidRDefault="00501C7E">
      <w:pPr>
        <w:rPr>
          <w:del w:id="126" w:author="Lưu Gia Huy" w:date="2023-06-22T16:15:00Z"/>
          <w:rFonts w:ascii="Times New Roman" w:hAnsi="Times New Roman" w:cs="Times New Roman"/>
          <w:sz w:val="28"/>
        </w:rPr>
      </w:pPr>
    </w:p>
    <w:p w14:paraId="33A4E94E" w14:textId="77777777" w:rsidR="00501C7E" w:rsidRDefault="00000000">
      <w:pPr>
        <w:tabs>
          <w:tab w:val="left" w:pos="5265"/>
        </w:tabs>
        <w:jc w:val="center"/>
        <w:rPr>
          <w:rFonts w:ascii="Times New Roman" w:hAnsi="Times New Roman" w:cs="Times New Roman"/>
          <w:b/>
          <w:sz w:val="28"/>
        </w:rPr>
      </w:pPr>
      <w:r>
        <w:rPr>
          <w:rFonts w:ascii="Times New Roman" w:hAnsi="Times New Roman" w:cs="Times New Roman"/>
          <w:b/>
          <w:sz w:val="28"/>
        </w:rPr>
        <w:t>GIẢNG VIÊN HƯỚNG DẪN</w:t>
      </w:r>
    </w:p>
    <w:p w14:paraId="58971D91" w14:textId="77777777" w:rsidR="00501C7E" w:rsidRDefault="00000000">
      <w:pPr>
        <w:tabs>
          <w:tab w:val="left" w:pos="5265"/>
        </w:tabs>
        <w:jc w:val="center"/>
        <w:rPr>
          <w:del w:id="127" w:author="Lưu Gia Huy" w:date="2023-06-22T15:57:00Z"/>
          <w:rFonts w:ascii="Times New Roman" w:hAnsi="Times New Roman" w:cs="Times New Roman"/>
          <w:b/>
          <w:sz w:val="28"/>
        </w:rPr>
      </w:pPr>
      <w:ins w:id="128" w:author="Lưu Gia Huy" w:date="2023-06-22T15:57:00Z">
        <w:r>
          <w:rPr>
            <w:rFonts w:ascii="Times New Roman" w:hAnsi="Times New Roman" w:cs="Times New Roman"/>
            <w:b/>
            <w:sz w:val="28"/>
          </w:rPr>
          <w:t>TS.NGUYỄN NGỌC TỰ</w:t>
        </w:r>
      </w:ins>
      <w:del w:id="129" w:author="Lưu Gia Huy" w:date="2023-06-22T15:57:00Z">
        <w:r>
          <w:rPr>
            <w:rFonts w:ascii="Times New Roman" w:hAnsi="Times New Roman" w:cs="Times New Roman"/>
            <w:b/>
            <w:sz w:val="28"/>
          </w:rPr>
          <w:delText>&lt;TÊN GIẢNG VIÊN HƯỚNG DẪN&gt;</w:delText>
        </w:r>
      </w:del>
    </w:p>
    <w:p w14:paraId="38562169" w14:textId="77777777" w:rsidR="00501C7E" w:rsidRDefault="00501C7E">
      <w:pPr>
        <w:jc w:val="center"/>
        <w:rPr>
          <w:rFonts w:ascii="Times New Roman" w:hAnsi="Times New Roman" w:cs="Times New Roman"/>
          <w:sz w:val="28"/>
        </w:rPr>
      </w:pPr>
    </w:p>
    <w:p w14:paraId="5B4C9BE6" w14:textId="77777777" w:rsidR="00501C7E" w:rsidRDefault="00501C7E">
      <w:pPr>
        <w:rPr>
          <w:del w:id="130" w:author="Lưu Gia Huy" w:date="2023-06-22T16:15:00Z"/>
          <w:rFonts w:ascii="Times New Roman" w:hAnsi="Times New Roman" w:cs="Times New Roman"/>
          <w:sz w:val="28"/>
        </w:rPr>
      </w:pPr>
    </w:p>
    <w:p w14:paraId="2505AFD5" w14:textId="77777777" w:rsidR="00501C7E" w:rsidRDefault="00501C7E">
      <w:pPr>
        <w:jc w:val="center"/>
        <w:rPr>
          <w:ins w:id="131" w:author="Lưu Gia Huy" w:date="2023-06-22T16:15:00Z"/>
          <w:del w:id="132" w:author="Lưu Gia Huy" w:date="2023-06-25T13:52:00Z"/>
          <w:rFonts w:ascii="Times New Roman" w:hAnsi="Times New Roman" w:cs="Times New Roman"/>
          <w:b/>
          <w:szCs w:val="26"/>
        </w:rPr>
      </w:pPr>
    </w:p>
    <w:p w14:paraId="663739B8" w14:textId="77777777" w:rsidR="00501C7E" w:rsidRDefault="00501C7E">
      <w:pPr>
        <w:jc w:val="center"/>
        <w:rPr>
          <w:ins w:id="133" w:author="Lưu Gia Huy" w:date="2023-06-25T12:12:00Z"/>
          <w:rFonts w:ascii="Times New Roman" w:hAnsi="Times New Roman" w:cs="Times New Roman"/>
          <w:b/>
          <w:szCs w:val="26"/>
        </w:rPr>
      </w:pPr>
    </w:p>
    <w:p w14:paraId="6FAE42A6" w14:textId="77777777" w:rsidR="00501C7E" w:rsidRDefault="00501C7E">
      <w:pPr>
        <w:jc w:val="center"/>
        <w:rPr>
          <w:ins w:id="134" w:author="Lưu Gia Huy" w:date="2023-06-22T16:15:00Z"/>
          <w:rFonts w:ascii="Times New Roman" w:hAnsi="Times New Roman" w:cs="Times New Roman"/>
          <w:b/>
          <w:szCs w:val="26"/>
        </w:rPr>
      </w:pPr>
    </w:p>
    <w:p w14:paraId="0B3FCF59" w14:textId="77777777" w:rsidR="00501C7E" w:rsidRDefault="00501C7E" w:rsidP="00501C7E">
      <w:pPr>
        <w:jc w:val="both"/>
        <w:rPr>
          <w:del w:id="135" w:author="Lưu Gia Huy" w:date="2023-06-24T08:14:00Z"/>
          <w:rFonts w:ascii="Times New Roman" w:hAnsi="Times New Roman" w:cs="Times New Roman"/>
          <w:b/>
          <w:szCs w:val="26"/>
        </w:rPr>
        <w:pPrChange w:id="136" w:author="Lưu Gia Huy" w:date="2023-06-25T12:00:00Z">
          <w:pPr>
            <w:jc w:val="center"/>
          </w:pPr>
        </w:pPrChange>
      </w:pPr>
    </w:p>
    <w:p w14:paraId="2A023252" w14:textId="77777777" w:rsidR="00501C7E" w:rsidRDefault="00000000">
      <w:pPr>
        <w:jc w:val="center"/>
        <w:rPr>
          <w:rFonts w:ascii="Times New Roman" w:hAnsi="Times New Roman" w:cs="Times New Roman"/>
          <w:b/>
          <w:szCs w:val="26"/>
        </w:rPr>
        <w:sectPr w:rsidR="00501C7E">
          <w:footerReference w:type="default" r:id="rId12"/>
          <w:pgSz w:w="11906" w:h="16838"/>
          <w:pgMar w:top="1701" w:right="1134" w:bottom="1985" w:left="1985" w:header="706" w:footer="706" w:gutter="0"/>
          <w:pgBorders w:offsetFrom="page">
            <w:top w:val="double" w:sz="4" w:space="24" w:color="auto"/>
            <w:left w:val="double" w:sz="4" w:space="24" w:color="auto"/>
            <w:bottom w:val="double" w:sz="4" w:space="24" w:color="auto"/>
            <w:right w:val="double" w:sz="4" w:space="24" w:color="auto"/>
          </w:pgBorders>
          <w:cols w:space="708"/>
          <w:docGrid w:linePitch="360"/>
        </w:sectPr>
      </w:pPr>
      <w:r>
        <w:rPr>
          <w:rFonts w:ascii="Times New Roman" w:hAnsi="Times New Roman" w:cs="Times New Roman"/>
          <w:b/>
          <w:szCs w:val="26"/>
        </w:rPr>
        <w:t xml:space="preserve">TP. HỒ CHÍ MINH, </w:t>
      </w:r>
      <w:del w:id="138" w:author="Lưu Gia Huy" w:date="2023-06-22T15:57:00Z">
        <w:r>
          <w:rPr>
            <w:rFonts w:ascii="Times New Roman" w:hAnsi="Times New Roman" w:cs="Times New Roman"/>
            <w:b/>
            <w:szCs w:val="26"/>
          </w:rPr>
          <w:delText>&lt;NĂM&gt;</w:delText>
        </w:r>
      </w:del>
      <w:ins w:id="139" w:author="Lưu Gia Huy" w:date="2023-06-22T16:23:00Z">
        <w:r>
          <w:rPr>
            <w:rFonts w:ascii="Times New Roman" w:hAnsi="Times New Roman" w:cs="Times New Roman"/>
            <w:b/>
            <w:szCs w:val="26"/>
          </w:rPr>
          <w:t>2023</w:t>
        </w:r>
      </w:ins>
    </w:p>
    <w:customXmlInsRangeStart w:id="140" w:author="Lưu Gia Huy" w:date="2023-06-25T11:33:00Z"/>
    <w:sdt>
      <w:sdtPr>
        <w:rPr>
          <w:rFonts w:ascii="Times New Roman" w:eastAsiaTheme="minorHAnsi" w:hAnsi="Times New Roman" w:cs="Times New Roman"/>
          <w:color w:val="auto"/>
          <w:sz w:val="26"/>
          <w:szCs w:val="22"/>
          <w:lang w:val="vi-VN"/>
        </w:rPr>
        <w:id w:val="-1614272260"/>
        <w:docPartObj>
          <w:docPartGallery w:val="Table of Contents"/>
          <w:docPartUnique/>
        </w:docPartObj>
      </w:sdtPr>
      <w:sdtEndPr>
        <w:rPr>
          <w:b/>
          <w:bCs/>
        </w:rPr>
      </w:sdtEndPr>
      <w:sdtContent>
        <w:customXmlInsRangeEnd w:id="140"/>
        <w:p w14:paraId="315134FA" w14:textId="77777777" w:rsidR="00501C7E" w:rsidRPr="00501C7E" w:rsidRDefault="00000000" w:rsidP="00501C7E">
          <w:pPr>
            <w:pStyle w:val="TOCHeading1"/>
            <w:spacing w:line="360" w:lineRule="auto"/>
            <w:jc w:val="center"/>
            <w:rPr>
              <w:ins w:id="141" w:author="Lưu Gia Huy" w:date="2023-06-25T11:33:00Z"/>
              <w:rFonts w:ascii="Times New Roman" w:hAnsi="Times New Roman" w:cs="Times New Roman"/>
              <w:color w:val="000000" w:themeColor="text1"/>
              <w:lang w:val="vi-VN"/>
              <w:rPrChange w:id="142" w:author="Lưu Gia Huy" w:date="2023-06-25T11:57:00Z">
                <w:rPr>
                  <w:ins w:id="143" w:author="Lưu Gia Huy" w:date="2023-06-25T11:33:00Z"/>
                </w:rPr>
              </w:rPrChange>
            </w:rPr>
            <w:pPrChange w:id="144" w:author="Lưu Gia Huy" w:date="2023-06-25T12:00:00Z">
              <w:pPr>
                <w:pStyle w:val="TOCHeading1"/>
              </w:pPr>
            </w:pPrChange>
          </w:pPr>
          <w:ins w:id="145" w:author="Lưu Gia Huy" w:date="2023-06-25T11:49:00Z">
            <w:r>
              <w:rPr>
                <w:rFonts w:ascii="Times New Roman" w:hAnsi="Times New Roman" w:cs="Times New Roman"/>
                <w:color w:val="000000" w:themeColor="text1"/>
                <w:rPrChange w:id="146" w:author="Lưu Gia Huy" w:date="2023-06-25T11:57:00Z">
                  <w:rPr>
                    <w:rFonts w:ascii="Times New Roman" w:hAnsi="Times New Roman" w:cs="Times New Roman"/>
                  </w:rPr>
                </w:rPrChange>
              </w:rPr>
              <w:t>Mục</w:t>
            </w:r>
            <w:r>
              <w:rPr>
                <w:rFonts w:ascii="Times New Roman" w:hAnsi="Times New Roman" w:cs="Times New Roman"/>
                <w:color w:val="000000" w:themeColor="text1"/>
                <w:lang w:val="vi-VN"/>
                <w:rPrChange w:id="147" w:author="Lưu Gia Huy" w:date="2023-06-25T11:57:00Z">
                  <w:rPr>
                    <w:rFonts w:ascii="Times New Roman" w:hAnsi="Times New Roman" w:cs="Times New Roman"/>
                    <w:lang w:val="vi-VN"/>
                  </w:rPr>
                </w:rPrChange>
              </w:rPr>
              <w:t xml:space="preserve"> </w:t>
            </w:r>
          </w:ins>
          <w:ins w:id="148" w:author="Lưu Gia Huy" w:date="2023-06-25T11:50:00Z">
            <w:r>
              <w:rPr>
                <w:rFonts w:ascii="Times New Roman" w:hAnsi="Times New Roman" w:cs="Times New Roman"/>
                <w:color w:val="000000" w:themeColor="text1"/>
                <w:lang w:val="vi-VN"/>
                <w:rPrChange w:id="149" w:author="Lưu Gia Huy" w:date="2023-06-25T11:57:00Z">
                  <w:rPr>
                    <w:rFonts w:ascii="Times New Roman" w:hAnsi="Times New Roman" w:cs="Times New Roman"/>
                    <w:lang w:val="vi-VN"/>
                  </w:rPr>
                </w:rPrChange>
              </w:rPr>
              <w:t>lục</w:t>
            </w:r>
          </w:ins>
        </w:p>
        <w:p w14:paraId="136A35B6" w14:textId="42604805" w:rsidR="00501C7E" w:rsidRDefault="00000000">
          <w:pPr>
            <w:pStyle w:val="TOC1"/>
            <w:tabs>
              <w:tab w:val="left" w:pos="520"/>
              <w:tab w:val="right" w:leader="dot" w:pos="8777"/>
            </w:tabs>
            <w:rPr>
              <w:ins w:id="150" w:author="Lưu Gia Huy" w:date="2023-06-25T12:27:00Z"/>
              <w:rFonts w:asciiTheme="minorHAnsi" w:eastAsiaTheme="minorEastAsia" w:hAnsiTheme="minorHAnsi"/>
              <w:kern w:val="2"/>
              <w:sz w:val="22"/>
              <w:lang w:val="en-US"/>
              <w14:ligatures w14:val="standardContextual"/>
            </w:rPr>
          </w:pPr>
          <w:ins w:id="151" w:author="Lưu Gia Huy" w:date="2023-06-25T11:33:00Z">
            <w:r>
              <w:rPr>
                <w:rFonts w:ascii="Times New Roman" w:hAnsi="Times New Roman" w:cs="Times New Roman"/>
                <w:rPrChange w:id="152" w:author="Lưu Gia Huy" w:date="2023-06-25T11:57:00Z">
                  <w:rPr/>
                </w:rPrChange>
              </w:rPr>
              <w:fldChar w:fldCharType="begin"/>
            </w:r>
            <w:r>
              <w:rPr>
                <w:rFonts w:ascii="Times New Roman" w:hAnsi="Times New Roman" w:cs="Times New Roman"/>
                <w:rPrChange w:id="153" w:author="Lưu Gia Huy" w:date="2023-06-25T11:57:00Z">
                  <w:rPr/>
                </w:rPrChange>
              </w:rPr>
              <w:instrText xml:space="preserve"> TOC \o "1-3" \h \z \u </w:instrText>
            </w:r>
            <w:r>
              <w:rPr>
                <w:rFonts w:ascii="Times New Roman" w:hAnsi="Times New Roman" w:cs="Times New Roman"/>
                <w:rPrChange w:id="154" w:author="Lưu Gia Huy" w:date="2023-06-25T11:57:00Z">
                  <w:rPr>
                    <w:b/>
                    <w:bCs/>
                  </w:rPr>
                </w:rPrChange>
              </w:rPr>
              <w:fldChar w:fldCharType="separate"/>
            </w:r>
          </w:ins>
          <w:ins w:id="155" w:author="Lưu Gia Huy" w:date="2023-06-25T12:27:00Z">
            <w:r>
              <w:rPr>
                <w:rStyle w:val="Hyperlink"/>
              </w:rPr>
              <w:fldChar w:fldCharType="begin"/>
            </w:r>
            <w:r>
              <w:rPr>
                <w:rStyle w:val="Hyperlink"/>
              </w:rPr>
              <w:instrText xml:space="preserve"> </w:instrText>
            </w:r>
            <w:r>
              <w:instrText>HYPERLINK \l "_Toc138588461"</w:instrText>
            </w:r>
            <w:r>
              <w:rPr>
                <w:rStyle w:val="Hyperlink"/>
              </w:rPr>
              <w:instrText xml:space="preserve"> </w:instrText>
            </w:r>
            <w:r>
              <w:rPr>
                <w:rStyle w:val="Hyperlink"/>
              </w:rPr>
            </w:r>
            <w:r>
              <w:rPr>
                <w:rStyle w:val="Hyperlink"/>
              </w:rPr>
              <w:fldChar w:fldCharType="separate"/>
            </w:r>
            <w:r>
              <w:rPr>
                <w:rStyle w:val="Hyperlink"/>
                <w:rFonts w:ascii="SimSun" w:eastAsia="SimSun" w:hAnsi="SimSun" w:cs="SimSun"/>
                <w:bCs/>
              </w:rPr>
              <w:t>1.</w:t>
            </w:r>
            <w:r>
              <w:rPr>
                <w:rFonts w:asciiTheme="minorHAnsi" w:eastAsiaTheme="minorEastAsia" w:hAnsiTheme="minorHAnsi"/>
                <w:kern w:val="2"/>
                <w:sz w:val="22"/>
                <w:lang w:val="en-US"/>
                <w14:ligatures w14:val="standardContextual"/>
              </w:rPr>
              <w:tab/>
            </w:r>
            <w:r>
              <w:rPr>
                <w:rStyle w:val="Hyperlink"/>
              </w:rPr>
              <w:t>ANALYZING SCENARIO, ISSUES</w:t>
            </w:r>
            <w:r>
              <w:tab/>
            </w:r>
            <w:r>
              <w:fldChar w:fldCharType="begin"/>
            </w:r>
            <w:r>
              <w:instrText xml:space="preserve"> PAGEREF _Toc138588461 \h </w:instrText>
            </w:r>
          </w:ins>
          <w:r>
            <w:fldChar w:fldCharType="separate"/>
          </w:r>
          <w:ins w:id="156" w:author="Lưu Gia Huy" w:date="2023-10-03T22:50:00Z">
            <w:r w:rsidR="002C45E0">
              <w:rPr>
                <w:noProof/>
              </w:rPr>
              <w:t>1</w:t>
            </w:r>
          </w:ins>
          <w:ins w:id="157" w:author="My Nguyễn" w:date="2023-06-25T13:44:00Z">
            <w:del w:id="158" w:author="Lưu Gia Huy" w:date="2023-10-03T22:50:00Z">
              <w:r w:rsidDel="002C45E0">
                <w:rPr>
                  <w:noProof/>
                </w:rPr>
                <w:delText>1</w:delText>
              </w:r>
            </w:del>
          </w:ins>
          <w:ins w:id="159" w:author="Lưu Gia Huy" w:date="2023-06-25T12:27:00Z">
            <w:r>
              <w:fldChar w:fldCharType="end"/>
            </w:r>
            <w:r>
              <w:rPr>
                <w:rStyle w:val="Hyperlink"/>
              </w:rPr>
              <w:fldChar w:fldCharType="end"/>
            </w:r>
          </w:ins>
        </w:p>
        <w:p w14:paraId="6C9B4741" w14:textId="215FD605" w:rsidR="00501C7E" w:rsidRDefault="00000000">
          <w:pPr>
            <w:pStyle w:val="TOC2"/>
            <w:tabs>
              <w:tab w:val="left" w:pos="880"/>
              <w:tab w:val="right" w:leader="dot" w:pos="8777"/>
            </w:tabs>
            <w:rPr>
              <w:ins w:id="160" w:author="Lưu Gia Huy" w:date="2023-06-25T12:27:00Z"/>
              <w:rFonts w:asciiTheme="minorHAnsi" w:eastAsiaTheme="minorEastAsia" w:hAnsiTheme="minorHAnsi"/>
              <w:kern w:val="2"/>
              <w:sz w:val="22"/>
              <w:lang w:val="en-US"/>
              <w14:ligatures w14:val="standardContextual"/>
            </w:rPr>
          </w:pPr>
          <w:ins w:id="161" w:author="Lưu Gia Huy" w:date="2023-06-25T12:27:00Z">
            <w:r>
              <w:rPr>
                <w:rStyle w:val="Hyperlink"/>
              </w:rPr>
              <w:fldChar w:fldCharType="begin"/>
            </w:r>
            <w:r>
              <w:rPr>
                <w:rStyle w:val="Hyperlink"/>
              </w:rPr>
              <w:instrText xml:space="preserve"> </w:instrText>
            </w:r>
            <w:r>
              <w:instrText>HYPERLINK \l "_Toc138588462"</w:instrText>
            </w:r>
            <w:r>
              <w:rPr>
                <w:rStyle w:val="Hyperlink"/>
              </w:rPr>
              <w:instrText xml:space="preserve"> </w:instrText>
            </w:r>
            <w:r>
              <w:rPr>
                <w:rStyle w:val="Hyperlink"/>
              </w:rPr>
            </w:r>
            <w:r>
              <w:rPr>
                <w:rStyle w:val="Hyperlink"/>
              </w:rPr>
              <w:fldChar w:fldCharType="separate"/>
            </w:r>
            <w:r>
              <w:rPr>
                <w:rStyle w:val="Hyperlink"/>
                <w:rFonts w:ascii="Times New Roman" w:hAnsi="Times New Roman" w:cs="Times New Roman"/>
              </w:rPr>
              <w:t>1.1.</w:t>
            </w:r>
            <w:r>
              <w:rPr>
                <w:rFonts w:asciiTheme="minorHAnsi" w:eastAsiaTheme="minorEastAsia" w:hAnsiTheme="minorHAnsi"/>
                <w:kern w:val="2"/>
                <w:sz w:val="22"/>
                <w:lang w:val="en-US"/>
                <w14:ligatures w14:val="standardContextual"/>
              </w:rPr>
              <w:tab/>
            </w:r>
            <w:r>
              <w:rPr>
                <w:rStyle w:val="Hyperlink"/>
                <w:rFonts w:ascii="Times New Roman" w:hAnsi="Times New Roman" w:cs="Times New Roman"/>
              </w:rPr>
              <w:t>Scenario</w:t>
            </w:r>
            <w:r>
              <w:tab/>
            </w:r>
            <w:r>
              <w:fldChar w:fldCharType="begin"/>
            </w:r>
            <w:r>
              <w:instrText xml:space="preserve"> PAGEREF _Toc138588462 \h </w:instrText>
            </w:r>
          </w:ins>
          <w:r>
            <w:fldChar w:fldCharType="separate"/>
          </w:r>
          <w:ins w:id="162" w:author="Lưu Gia Huy" w:date="2023-10-03T22:50:00Z">
            <w:r w:rsidR="002C45E0">
              <w:rPr>
                <w:noProof/>
              </w:rPr>
              <w:t>1</w:t>
            </w:r>
          </w:ins>
          <w:ins w:id="163" w:author="My Nguyễn" w:date="2023-06-25T13:44:00Z">
            <w:del w:id="164" w:author="Lưu Gia Huy" w:date="2023-10-03T22:50:00Z">
              <w:r w:rsidDel="002C45E0">
                <w:rPr>
                  <w:noProof/>
                </w:rPr>
                <w:delText>1</w:delText>
              </w:r>
            </w:del>
          </w:ins>
          <w:ins w:id="165" w:author="Lưu Gia Huy" w:date="2023-06-25T12:27:00Z">
            <w:r>
              <w:fldChar w:fldCharType="end"/>
            </w:r>
            <w:r>
              <w:rPr>
                <w:rStyle w:val="Hyperlink"/>
              </w:rPr>
              <w:fldChar w:fldCharType="end"/>
            </w:r>
          </w:ins>
        </w:p>
        <w:p w14:paraId="1C097509" w14:textId="10BC5438" w:rsidR="00501C7E" w:rsidRDefault="00000000">
          <w:pPr>
            <w:pStyle w:val="TOC3"/>
            <w:tabs>
              <w:tab w:val="left" w:pos="1540"/>
              <w:tab w:val="right" w:leader="dot" w:pos="8777"/>
            </w:tabs>
            <w:rPr>
              <w:ins w:id="166" w:author="Lưu Gia Huy" w:date="2023-06-25T12:27:00Z"/>
              <w:rFonts w:asciiTheme="minorHAnsi" w:eastAsiaTheme="minorEastAsia" w:hAnsiTheme="minorHAnsi"/>
              <w:kern w:val="2"/>
              <w:sz w:val="22"/>
              <w:lang w:val="en-US"/>
              <w14:ligatures w14:val="standardContextual"/>
            </w:rPr>
          </w:pPr>
          <w:ins w:id="167" w:author="Lưu Gia Huy" w:date="2023-06-25T12:27:00Z">
            <w:r>
              <w:rPr>
                <w:rStyle w:val="Hyperlink"/>
              </w:rPr>
              <w:fldChar w:fldCharType="begin"/>
            </w:r>
            <w:r>
              <w:rPr>
                <w:rStyle w:val="Hyperlink"/>
              </w:rPr>
              <w:instrText xml:space="preserve"> </w:instrText>
            </w:r>
            <w:r>
              <w:instrText>HYPERLINK \l "_Toc138588463"</w:instrText>
            </w:r>
            <w:r>
              <w:rPr>
                <w:rStyle w:val="Hyperlink"/>
              </w:rPr>
              <w:instrText xml:space="preserve"> </w:instrText>
            </w:r>
            <w:r>
              <w:rPr>
                <w:rStyle w:val="Hyperlink"/>
              </w:rPr>
            </w:r>
            <w:r>
              <w:rPr>
                <w:rStyle w:val="Hyperlink"/>
              </w:rPr>
              <w:fldChar w:fldCharType="separate"/>
            </w:r>
            <w:r>
              <w:rPr>
                <w:rStyle w:val="Hyperlink"/>
              </w:rPr>
              <w:t>1.1.1.</w:t>
            </w:r>
            <w:r>
              <w:rPr>
                <w:rFonts w:asciiTheme="minorHAnsi" w:eastAsiaTheme="minorEastAsia" w:hAnsiTheme="minorHAnsi"/>
                <w:kern w:val="2"/>
                <w:sz w:val="22"/>
                <w:lang w:val="en-US"/>
                <w14:ligatures w14:val="standardContextual"/>
              </w:rPr>
              <w:tab/>
            </w:r>
            <w:r>
              <w:rPr>
                <w:rStyle w:val="Hyperlink"/>
                <w:rFonts w:ascii="Times New Roman" w:hAnsi="Times New Roman" w:cs="Times New Roman"/>
              </w:rPr>
              <w:t>Reason for choosing th</w:t>
            </w:r>
            <w:r>
              <w:rPr>
                <w:rStyle w:val="Hyperlink"/>
                <w:rFonts w:ascii="Times New Roman" w:hAnsi="Times New Roman" w:cs="Times New Roman"/>
                <w:lang w:val="en-US"/>
              </w:rPr>
              <w:t>is</w:t>
            </w:r>
            <w:r>
              <w:rPr>
                <w:rStyle w:val="Hyperlink"/>
                <w:rFonts w:ascii="Times New Roman" w:hAnsi="Times New Roman" w:cs="Times New Roman"/>
              </w:rPr>
              <w:t xml:space="preserve"> topic</w:t>
            </w:r>
            <w:r>
              <w:tab/>
            </w:r>
            <w:r>
              <w:fldChar w:fldCharType="begin"/>
            </w:r>
            <w:r>
              <w:instrText xml:space="preserve"> PAGEREF _Toc138588463 \h </w:instrText>
            </w:r>
          </w:ins>
          <w:r>
            <w:fldChar w:fldCharType="separate"/>
          </w:r>
          <w:ins w:id="168" w:author="Lưu Gia Huy" w:date="2023-10-03T22:50:00Z">
            <w:r w:rsidR="002C45E0">
              <w:rPr>
                <w:noProof/>
              </w:rPr>
              <w:t>1</w:t>
            </w:r>
          </w:ins>
          <w:ins w:id="169" w:author="My Nguyễn" w:date="2023-06-25T13:44:00Z">
            <w:del w:id="170" w:author="Lưu Gia Huy" w:date="2023-10-03T22:50:00Z">
              <w:r w:rsidDel="002C45E0">
                <w:rPr>
                  <w:noProof/>
                </w:rPr>
                <w:delText>1</w:delText>
              </w:r>
            </w:del>
          </w:ins>
          <w:ins w:id="171" w:author="Lưu Gia Huy" w:date="2023-06-25T12:27:00Z">
            <w:r>
              <w:fldChar w:fldCharType="end"/>
            </w:r>
            <w:r>
              <w:rPr>
                <w:rStyle w:val="Hyperlink"/>
              </w:rPr>
              <w:fldChar w:fldCharType="end"/>
            </w:r>
          </w:ins>
        </w:p>
        <w:p w14:paraId="31DBADD1" w14:textId="6D32D82F" w:rsidR="00501C7E" w:rsidRDefault="00000000">
          <w:pPr>
            <w:pStyle w:val="TOC3"/>
            <w:tabs>
              <w:tab w:val="left" w:pos="1540"/>
              <w:tab w:val="right" w:leader="dot" w:pos="8777"/>
            </w:tabs>
            <w:rPr>
              <w:ins w:id="172" w:author="Lưu Gia Huy" w:date="2023-06-25T12:27:00Z"/>
              <w:rFonts w:asciiTheme="minorHAnsi" w:eastAsiaTheme="minorEastAsia" w:hAnsiTheme="minorHAnsi"/>
              <w:kern w:val="2"/>
              <w:sz w:val="22"/>
              <w:lang w:val="en-US"/>
              <w14:ligatures w14:val="standardContextual"/>
            </w:rPr>
          </w:pPr>
          <w:ins w:id="173" w:author="Lưu Gia Huy" w:date="2023-06-25T12:27:00Z">
            <w:r>
              <w:rPr>
                <w:rStyle w:val="Hyperlink"/>
              </w:rPr>
              <w:fldChar w:fldCharType="begin"/>
            </w:r>
            <w:r>
              <w:rPr>
                <w:rStyle w:val="Hyperlink"/>
              </w:rPr>
              <w:instrText xml:space="preserve"> </w:instrText>
            </w:r>
            <w:r>
              <w:instrText>HYPERLINK \l "_Toc138588464"</w:instrText>
            </w:r>
            <w:r>
              <w:rPr>
                <w:rStyle w:val="Hyperlink"/>
              </w:rPr>
              <w:instrText xml:space="preserve"> </w:instrText>
            </w:r>
            <w:r>
              <w:rPr>
                <w:rStyle w:val="Hyperlink"/>
              </w:rPr>
            </w:r>
            <w:r>
              <w:rPr>
                <w:rStyle w:val="Hyperlink"/>
              </w:rPr>
              <w:fldChar w:fldCharType="separate"/>
            </w:r>
            <w:r>
              <w:rPr>
                <w:rStyle w:val="Hyperlink"/>
              </w:rPr>
              <w:t>1.1.2.</w:t>
            </w:r>
            <w:r>
              <w:rPr>
                <w:rFonts w:asciiTheme="minorHAnsi" w:eastAsiaTheme="minorEastAsia" w:hAnsiTheme="minorHAnsi"/>
                <w:kern w:val="2"/>
                <w:sz w:val="22"/>
                <w:lang w:val="en-US"/>
                <w14:ligatures w14:val="standardContextual"/>
              </w:rPr>
              <w:tab/>
            </w:r>
            <w:r>
              <w:rPr>
                <w:rStyle w:val="Hyperlink"/>
                <w:rFonts w:ascii="Times New Roman" w:hAnsi="Times New Roman" w:cs="Times New Roman"/>
              </w:rPr>
              <w:t>Benefit:</w:t>
            </w:r>
            <w:r>
              <w:tab/>
            </w:r>
            <w:r>
              <w:fldChar w:fldCharType="begin"/>
            </w:r>
            <w:r>
              <w:instrText xml:space="preserve"> PAGEREF _Toc138588464 \h </w:instrText>
            </w:r>
          </w:ins>
          <w:r>
            <w:fldChar w:fldCharType="separate"/>
          </w:r>
          <w:ins w:id="174" w:author="Lưu Gia Huy" w:date="2023-10-03T22:50:00Z">
            <w:r w:rsidR="002C45E0">
              <w:rPr>
                <w:noProof/>
              </w:rPr>
              <w:t>2</w:t>
            </w:r>
          </w:ins>
          <w:ins w:id="175" w:author="My Nguyễn" w:date="2023-06-25T13:44:00Z">
            <w:del w:id="176" w:author="Lưu Gia Huy" w:date="2023-10-03T22:50:00Z">
              <w:r w:rsidDel="002C45E0">
                <w:rPr>
                  <w:noProof/>
                </w:rPr>
                <w:delText>2</w:delText>
              </w:r>
            </w:del>
          </w:ins>
          <w:ins w:id="177" w:author="Lưu Gia Huy" w:date="2023-06-25T12:27:00Z">
            <w:r>
              <w:fldChar w:fldCharType="end"/>
            </w:r>
            <w:r>
              <w:rPr>
                <w:rStyle w:val="Hyperlink"/>
              </w:rPr>
              <w:fldChar w:fldCharType="end"/>
            </w:r>
          </w:ins>
        </w:p>
        <w:p w14:paraId="53A7F2B5" w14:textId="559F37FE" w:rsidR="00501C7E" w:rsidRDefault="00000000">
          <w:pPr>
            <w:pStyle w:val="TOC3"/>
            <w:tabs>
              <w:tab w:val="left" w:pos="1540"/>
              <w:tab w:val="right" w:leader="dot" w:pos="8777"/>
            </w:tabs>
            <w:rPr>
              <w:ins w:id="178" w:author="Lưu Gia Huy" w:date="2023-06-25T12:27:00Z"/>
              <w:rFonts w:asciiTheme="minorHAnsi" w:eastAsiaTheme="minorEastAsia" w:hAnsiTheme="minorHAnsi"/>
              <w:kern w:val="2"/>
              <w:sz w:val="22"/>
              <w:lang w:val="en-US"/>
              <w14:ligatures w14:val="standardContextual"/>
            </w:rPr>
          </w:pPr>
          <w:ins w:id="179" w:author="Lưu Gia Huy" w:date="2023-06-25T12:27:00Z">
            <w:r>
              <w:rPr>
                <w:rStyle w:val="Hyperlink"/>
              </w:rPr>
              <w:fldChar w:fldCharType="begin"/>
            </w:r>
            <w:r>
              <w:rPr>
                <w:rStyle w:val="Hyperlink"/>
              </w:rPr>
              <w:instrText xml:space="preserve"> </w:instrText>
            </w:r>
            <w:r>
              <w:instrText>HYPERLINK \l "_Toc138588465"</w:instrText>
            </w:r>
            <w:r>
              <w:rPr>
                <w:rStyle w:val="Hyperlink"/>
              </w:rPr>
              <w:instrText xml:space="preserve"> </w:instrText>
            </w:r>
            <w:r>
              <w:rPr>
                <w:rStyle w:val="Hyperlink"/>
              </w:rPr>
            </w:r>
            <w:r>
              <w:rPr>
                <w:rStyle w:val="Hyperlink"/>
              </w:rPr>
              <w:fldChar w:fldCharType="separate"/>
            </w:r>
            <w:r>
              <w:rPr>
                <w:rStyle w:val="Hyperlink"/>
              </w:rPr>
              <w:t>1.1.3.</w:t>
            </w:r>
            <w:r>
              <w:rPr>
                <w:rFonts w:asciiTheme="minorHAnsi" w:eastAsiaTheme="minorEastAsia" w:hAnsiTheme="minorHAnsi"/>
                <w:kern w:val="2"/>
                <w:sz w:val="22"/>
                <w:lang w:val="en-US"/>
                <w14:ligatures w14:val="standardContextual"/>
              </w:rPr>
              <w:tab/>
            </w:r>
            <w:r>
              <w:rPr>
                <w:rStyle w:val="Hyperlink"/>
                <w:rFonts w:ascii="Times New Roman" w:hAnsi="Times New Roman" w:cs="Times New Roman"/>
              </w:rPr>
              <w:t>The application scenario</w:t>
            </w:r>
            <w:r>
              <w:tab/>
            </w:r>
            <w:r>
              <w:fldChar w:fldCharType="begin"/>
            </w:r>
            <w:r>
              <w:instrText xml:space="preserve"> PAGEREF _Toc138588465 \h </w:instrText>
            </w:r>
          </w:ins>
          <w:r>
            <w:fldChar w:fldCharType="separate"/>
          </w:r>
          <w:ins w:id="180" w:author="Lưu Gia Huy" w:date="2023-10-03T22:50:00Z">
            <w:r w:rsidR="002C45E0">
              <w:rPr>
                <w:noProof/>
              </w:rPr>
              <w:t>2</w:t>
            </w:r>
          </w:ins>
          <w:ins w:id="181" w:author="My Nguyễn" w:date="2023-06-25T13:44:00Z">
            <w:del w:id="182" w:author="Lưu Gia Huy" w:date="2023-10-03T22:50:00Z">
              <w:r w:rsidDel="002C45E0">
                <w:rPr>
                  <w:noProof/>
                </w:rPr>
                <w:delText>2</w:delText>
              </w:r>
            </w:del>
          </w:ins>
          <w:ins w:id="183" w:author="Lưu Gia Huy" w:date="2023-06-25T12:27:00Z">
            <w:r>
              <w:fldChar w:fldCharType="end"/>
            </w:r>
            <w:r>
              <w:rPr>
                <w:rStyle w:val="Hyperlink"/>
              </w:rPr>
              <w:fldChar w:fldCharType="end"/>
            </w:r>
          </w:ins>
        </w:p>
        <w:p w14:paraId="6D16E40A" w14:textId="5B6D69BF" w:rsidR="00501C7E" w:rsidRDefault="00000000">
          <w:pPr>
            <w:pStyle w:val="TOC2"/>
            <w:tabs>
              <w:tab w:val="left" w:pos="880"/>
              <w:tab w:val="right" w:leader="dot" w:pos="8777"/>
            </w:tabs>
            <w:rPr>
              <w:ins w:id="184" w:author="Lưu Gia Huy" w:date="2023-06-25T12:27:00Z"/>
              <w:rFonts w:asciiTheme="minorHAnsi" w:eastAsiaTheme="minorEastAsia" w:hAnsiTheme="minorHAnsi"/>
              <w:kern w:val="2"/>
              <w:sz w:val="22"/>
              <w:lang w:val="en-US"/>
              <w14:ligatures w14:val="standardContextual"/>
            </w:rPr>
          </w:pPr>
          <w:ins w:id="185" w:author="Lưu Gia Huy" w:date="2023-06-25T12:27:00Z">
            <w:r>
              <w:rPr>
                <w:rStyle w:val="Hyperlink"/>
              </w:rPr>
              <w:fldChar w:fldCharType="begin"/>
            </w:r>
            <w:r>
              <w:rPr>
                <w:rStyle w:val="Hyperlink"/>
              </w:rPr>
              <w:instrText xml:space="preserve"> </w:instrText>
            </w:r>
            <w:r>
              <w:instrText>HYPERLINK \l "_Toc138588466"</w:instrText>
            </w:r>
            <w:r>
              <w:rPr>
                <w:rStyle w:val="Hyperlink"/>
              </w:rPr>
              <w:instrText xml:space="preserve"> </w:instrText>
            </w:r>
            <w:r>
              <w:rPr>
                <w:rStyle w:val="Hyperlink"/>
              </w:rPr>
            </w:r>
            <w:r>
              <w:rPr>
                <w:rStyle w:val="Hyperlink"/>
              </w:rPr>
              <w:fldChar w:fldCharType="separate"/>
            </w:r>
            <w:r>
              <w:rPr>
                <w:rStyle w:val="Hyperlink"/>
                <w:rFonts w:ascii="Times New Roman" w:hAnsi="Times New Roman" w:cs="Times New Roman"/>
              </w:rPr>
              <w:t>1.2.</w:t>
            </w:r>
            <w:r>
              <w:rPr>
                <w:rFonts w:asciiTheme="minorHAnsi" w:eastAsiaTheme="minorEastAsia" w:hAnsiTheme="minorHAnsi"/>
                <w:kern w:val="2"/>
                <w:sz w:val="22"/>
                <w:lang w:val="en-US"/>
                <w14:ligatures w14:val="standardContextual"/>
              </w:rPr>
              <w:tab/>
            </w:r>
            <w:r>
              <w:rPr>
                <w:rStyle w:val="Hyperlink"/>
                <w:rFonts w:ascii="Times New Roman" w:hAnsi="Times New Roman" w:cs="Times New Roman"/>
              </w:rPr>
              <w:t>System architecture</w:t>
            </w:r>
            <w:r>
              <w:tab/>
            </w:r>
            <w:r>
              <w:fldChar w:fldCharType="begin"/>
            </w:r>
            <w:r>
              <w:instrText xml:space="preserve"> PAGEREF _Toc138588466 \h </w:instrText>
            </w:r>
          </w:ins>
          <w:r>
            <w:fldChar w:fldCharType="separate"/>
          </w:r>
          <w:ins w:id="186" w:author="Lưu Gia Huy" w:date="2023-10-03T22:50:00Z">
            <w:r w:rsidR="002C45E0">
              <w:rPr>
                <w:noProof/>
              </w:rPr>
              <w:t>3</w:t>
            </w:r>
          </w:ins>
          <w:ins w:id="187" w:author="My Nguyễn" w:date="2023-06-25T13:44:00Z">
            <w:del w:id="188" w:author="Lưu Gia Huy" w:date="2023-10-03T22:50:00Z">
              <w:r w:rsidDel="002C45E0">
                <w:rPr>
                  <w:noProof/>
                </w:rPr>
                <w:delText>3</w:delText>
              </w:r>
            </w:del>
          </w:ins>
          <w:ins w:id="189" w:author="Lưu Gia Huy" w:date="2023-06-25T12:27:00Z">
            <w:r>
              <w:fldChar w:fldCharType="end"/>
            </w:r>
            <w:r>
              <w:rPr>
                <w:rStyle w:val="Hyperlink"/>
              </w:rPr>
              <w:fldChar w:fldCharType="end"/>
            </w:r>
          </w:ins>
        </w:p>
        <w:p w14:paraId="22374F1E" w14:textId="0A54A88B" w:rsidR="00501C7E" w:rsidRDefault="00000000">
          <w:pPr>
            <w:pStyle w:val="TOC2"/>
            <w:tabs>
              <w:tab w:val="left" w:pos="880"/>
              <w:tab w:val="right" w:leader="dot" w:pos="8777"/>
            </w:tabs>
            <w:rPr>
              <w:ins w:id="190" w:author="Lưu Gia Huy" w:date="2023-06-25T12:27:00Z"/>
              <w:rFonts w:asciiTheme="minorHAnsi" w:eastAsiaTheme="minorEastAsia" w:hAnsiTheme="minorHAnsi"/>
              <w:kern w:val="2"/>
              <w:sz w:val="22"/>
              <w:lang w:val="en-US"/>
              <w14:ligatures w14:val="standardContextual"/>
            </w:rPr>
          </w:pPr>
          <w:ins w:id="191" w:author="Lưu Gia Huy" w:date="2023-06-25T12:27:00Z">
            <w:r>
              <w:rPr>
                <w:rStyle w:val="Hyperlink"/>
              </w:rPr>
              <w:fldChar w:fldCharType="begin"/>
            </w:r>
            <w:r>
              <w:rPr>
                <w:rStyle w:val="Hyperlink"/>
              </w:rPr>
              <w:instrText xml:space="preserve"> </w:instrText>
            </w:r>
            <w:r>
              <w:instrText>HYPERLINK \l "_Toc138588467"</w:instrText>
            </w:r>
            <w:r>
              <w:rPr>
                <w:rStyle w:val="Hyperlink"/>
              </w:rPr>
              <w:instrText xml:space="preserve"> </w:instrText>
            </w:r>
            <w:r>
              <w:rPr>
                <w:rStyle w:val="Hyperlink"/>
              </w:rPr>
            </w:r>
            <w:r>
              <w:rPr>
                <w:rStyle w:val="Hyperlink"/>
              </w:rPr>
              <w:fldChar w:fldCharType="separate"/>
            </w:r>
            <w:r>
              <w:rPr>
                <w:rStyle w:val="Hyperlink"/>
                <w:rFonts w:ascii="Times New Roman" w:hAnsi="Times New Roman" w:cs="Times New Roman"/>
              </w:rPr>
              <w:t>1.3.</w:t>
            </w:r>
            <w:r>
              <w:rPr>
                <w:rFonts w:asciiTheme="minorHAnsi" w:eastAsiaTheme="minorEastAsia" w:hAnsiTheme="minorHAnsi"/>
                <w:kern w:val="2"/>
                <w:sz w:val="22"/>
                <w:lang w:val="en-US"/>
                <w14:ligatures w14:val="standardContextual"/>
              </w:rPr>
              <w:tab/>
            </w:r>
            <w:r>
              <w:rPr>
                <w:rStyle w:val="Hyperlink"/>
                <w:rFonts w:ascii="Times New Roman" w:hAnsi="Times New Roman" w:cs="Times New Roman"/>
              </w:rPr>
              <w:t>Relevant parties</w:t>
            </w:r>
            <w:r>
              <w:tab/>
            </w:r>
            <w:r>
              <w:fldChar w:fldCharType="begin"/>
            </w:r>
            <w:r>
              <w:instrText xml:space="preserve"> PAGEREF _Toc138588467 \h </w:instrText>
            </w:r>
          </w:ins>
          <w:r>
            <w:fldChar w:fldCharType="separate"/>
          </w:r>
          <w:ins w:id="192" w:author="Lưu Gia Huy" w:date="2023-10-03T22:50:00Z">
            <w:r w:rsidR="002C45E0">
              <w:rPr>
                <w:noProof/>
              </w:rPr>
              <w:t>3</w:t>
            </w:r>
          </w:ins>
          <w:ins w:id="193" w:author="My Nguyễn" w:date="2023-06-25T13:44:00Z">
            <w:del w:id="194" w:author="Lưu Gia Huy" w:date="2023-10-03T22:50:00Z">
              <w:r w:rsidDel="002C45E0">
                <w:rPr>
                  <w:noProof/>
                </w:rPr>
                <w:delText>3</w:delText>
              </w:r>
            </w:del>
          </w:ins>
          <w:ins w:id="195" w:author="Lưu Gia Huy" w:date="2023-06-25T12:27:00Z">
            <w:r>
              <w:fldChar w:fldCharType="end"/>
            </w:r>
            <w:r>
              <w:rPr>
                <w:rStyle w:val="Hyperlink"/>
              </w:rPr>
              <w:fldChar w:fldCharType="end"/>
            </w:r>
          </w:ins>
        </w:p>
        <w:p w14:paraId="3EE2F290" w14:textId="664BA538" w:rsidR="00501C7E" w:rsidRDefault="00000000">
          <w:pPr>
            <w:pStyle w:val="TOC2"/>
            <w:tabs>
              <w:tab w:val="left" w:pos="880"/>
              <w:tab w:val="right" w:leader="dot" w:pos="8777"/>
            </w:tabs>
            <w:rPr>
              <w:ins w:id="196" w:author="Lưu Gia Huy" w:date="2023-06-25T12:27:00Z"/>
              <w:rFonts w:asciiTheme="minorHAnsi" w:eastAsiaTheme="minorEastAsia" w:hAnsiTheme="minorHAnsi"/>
              <w:kern w:val="2"/>
              <w:sz w:val="22"/>
              <w:lang w:val="en-US"/>
              <w14:ligatures w14:val="standardContextual"/>
            </w:rPr>
          </w:pPr>
          <w:ins w:id="197" w:author="Lưu Gia Huy" w:date="2023-06-25T12:27:00Z">
            <w:r>
              <w:rPr>
                <w:rStyle w:val="Hyperlink"/>
              </w:rPr>
              <w:fldChar w:fldCharType="begin"/>
            </w:r>
            <w:r>
              <w:rPr>
                <w:rStyle w:val="Hyperlink"/>
              </w:rPr>
              <w:instrText xml:space="preserve"> </w:instrText>
            </w:r>
            <w:r>
              <w:instrText>HYPERLINK \l "_Toc138588468"</w:instrText>
            </w:r>
            <w:r>
              <w:rPr>
                <w:rStyle w:val="Hyperlink"/>
              </w:rPr>
              <w:instrText xml:space="preserve"> </w:instrText>
            </w:r>
            <w:r>
              <w:rPr>
                <w:rStyle w:val="Hyperlink"/>
              </w:rPr>
            </w:r>
            <w:r>
              <w:rPr>
                <w:rStyle w:val="Hyperlink"/>
              </w:rPr>
              <w:fldChar w:fldCharType="separate"/>
            </w:r>
            <w:r>
              <w:rPr>
                <w:rStyle w:val="Hyperlink"/>
                <w:rFonts w:ascii="Times New Roman" w:hAnsi="Times New Roman" w:cs="Times New Roman"/>
              </w:rPr>
              <w:t>1.4.</w:t>
            </w:r>
            <w:r>
              <w:rPr>
                <w:rFonts w:asciiTheme="minorHAnsi" w:eastAsiaTheme="minorEastAsia" w:hAnsiTheme="minorHAnsi"/>
                <w:kern w:val="2"/>
                <w:sz w:val="22"/>
                <w:lang w:val="en-US"/>
                <w14:ligatures w14:val="standardContextual"/>
              </w:rPr>
              <w:tab/>
            </w:r>
            <w:r>
              <w:rPr>
                <w:rStyle w:val="Hyperlink"/>
                <w:rFonts w:ascii="Times New Roman" w:hAnsi="Times New Roman" w:cs="Times New Roman"/>
              </w:rPr>
              <w:t>Assets to be protected</w:t>
            </w:r>
            <w:r>
              <w:tab/>
            </w:r>
            <w:r>
              <w:fldChar w:fldCharType="begin"/>
            </w:r>
            <w:r>
              <w:instrText xml:space="preserve"> PAGEREF _Toc138588468 \h </w:instrText>
            </w:r>
          </w:ins>
          <w:r>
            <w:fldChar w:fldCharType="separate"/>
          </w:r>
          <w:ins w:id="198" w:author="Lưu Gia Huy" w:date="2023-10-03T22:50:00Z">
            <w:r w:rsidR="002C45E0">
              <w:rPr>
                <w:noProof/>
              </w:rPr>
              <w:t>4</w:t>
            </w:r>
          </w:ins>
          <w:ins w:id="199" w:author="My Nguyễn" w:date="2023-06-25T13:44:00Z">
            <w:del w:id="200" w:author="Lưu Gia Huy" w:date="2023-10-03T22:50:00Z">
              <w:r w:rsidDel="002C45E0">
                <w:rPr>
                  <w:noProof/>
                </w:rPr>
                <w:delText>4</w:delText>
              </w:r>
            </w:del>
          </w:ins>
          <w:ins w:id="201" w:author="Lưu Gia Huy" w:date="2023-06-25T12:27:00Z">
            <w:r>
              <w:fldChar w:fldCharType="end"/>
            </w:r>
            <w:r>
              <w:rPr>
                <w:rStyle w:val="Hyperlink"/>
              </w:rPr>
              <w:fldChar w:fldCharType="end"/>
            </w:r>
          </w:ins>
        </w:p>
        <w:p w14:paraId="23804ECA" w14:textId="62ACFC46" w:rsidR="00501C7E" w:rsidRDefault="00000000">
          <w:pPr>
            <w:pStyle w:val="TOC2"/>
            <w:tabs>
              <w:tab w:val="left" w:pos="880"/>
              <w:tab w:val="right" w:leader="dot" w:pos="8777"/>
            </w:tabs>
            <w:rPr>
              <w:ins w:id="202" w:author="Lưu Gia Huy" w:date="2023-06-25T12:27:00Z"/>
              <w:rFonts w:asciiTheme="minorHAnsi" w:eastAsiaTheme="minorEastAsia" w:hAnsiTheme="minorHAnsi"/>
              <w:kern w:val="2"/>
              <w:sz w:val="22"/>
              <w:lang w:val="en-US"/>
              <w14:ligatures w14:val="standardContextual"/>
            </w:rPr>
          </w:pPr>
          <w:ins w:id="203" w:author="Lưu Gia Huy" w:date="2023-06-25T12:27:00Z">
            <w:r>
              <w:rPr>
                <w:rStyle w:val="Hyperlink"/>
              </w:rPr>
              <w:fldChar w:fldCharType="begin"/>
            </w:r>
            <w:r>
              <w:rPr>
                <w:rStyle w:val="Hyperlink"/>
              </w:rPr>
              <w:instrText xml:space="preserve"> </w:instrText>
            </w:r>
            <w:r>
              <w:instrText>HYPERLINK \l "_Toc138588469"</w:instrText>
            </w:r>
            <w:r>
              <w:rPr>
                <w:rStyle w:val="Hyperlink"/>
              </w:rPr>
              <w:instrText xml:space="preserve"> </w:instrText>
            </w:r>
            <w:r>
              <w:rPr>
                <w:rStyle w:val="Hyperlink"/>
              </w:rPr>
            </w:r>
            <w:r>
              <w:rPr>
                <w:rStyle w:val="Hyperlink"/>
              </w:rPr>
              <w:fldChar w:fldCharType="separate"/>
            </w:r>
            <w:r>
              <w:rPr>
                <w:rStyle w:val="Hyperlink"/>
                <w:rFonts w:ascii="Times New Roman" w:hAnsi="Times New Roman" w:cs="Times New Roman"/>
              </w:rPr>
              <w:t>1.5.</w:t>
            </w:r>
            <w:r>
              <w:rPr>
                <w:rFonts w:asciiTheme="minorHAnsi" w:eastAsiaTheme="minorEastAsia" w:hAnsiTheme="minorHAnsi"/>
                <w:kern w:val="2"/>
                <w:sz w:val="22"/>
                <w:lang w:val="en-US"/>
                <w14:ligatures w14:val="standardContextual"/>
              </w:rPr>
              <w:tab/>
            </w:r>
            <w:r>
              <w:rPr>
                <w:rStyle w:val="Hyperlink"/>
                <w:rFonts w:ascii="Times New Roman" w:hAnsi="Times New Roman" w:cs="Times New Roman"/>
              </w:rPr>
              <w:t>Security risks</w:t>
            </w:r>
            <w:r>
              <w:tab/>
            </w:r>
            <w:r>
              <w:fldChar w:fldCharType="begin"/>
            </w:r>
            <w:r>
              <w:instrText xml:space="preserve"> PAGEREF _Toc138588469 \h </w:instrText>
            </w:r>
          </w:ins>
          <w:r>
            <w:fldChar w:fldCharType="separate"/>
          </w:r>
          <w:ins w:id="204" w:author="Lưu Gia Huy" w:date="2023-10-03T22:50:00Z">
            <w:r w:rsidR="002C45E0">
              <w:rPr>
                <w:noProof/>
              </w:rPr>
              <w:t>4</w:t>
            </w:r>
          </w:ins>
          <w:ins w:id="205" w:author="My Nguyễn" w:date="2023-06-25T13:44:00Z">
            <w:del w:id="206" w:author="Lưu Gia Huy" w:date="2023-10-03T22:50:00Z">
              <w:r w:rsidDel="002C45E0">
                <w:rPr>
                  <w:noProof/>
                </w:rPr>
                <w:delText>4</w:delText>
              </w:r>
            </w:del>
          </w:ins>
          <w:ins w:id="207" w:author="Lưu Gia Huy" w:date="2023-06-25T12:27:00Z">
            <w:r>
              <w:fldChar w:fldCharType="end"/>
            </w:r>
            <w:r>
              <w:rPr>
                <w:rStyle w:val="Hyperlink"/>
              </w:rPr>
              <w:fldChar w:fldCharType="end"/>
            </w:r>
          </w:ins>
        </w:p>
        <w:p w14:paraId="0C5B5202" w14:textId="1EB29039" w:rsidR="00501C7E" w:rsidRDefault="00000000">
          <w:pPr>
            <w:pStyle w:val="TOC2"/>
            <w:tabs>
              <w:tab w:val="left" w:pos="880"/>
              <w:tab w:val="right" w:leader="dot" w:pos="8777"/>
            </w:tabs>
            <w:rPr>
              <w:ins w:id="208" w:author="Lưu Gia Huy" w:date="2023-06-25T12:27:00Z"/>
              <w:rFonts w:asciiTheme="minorHAnsi" w:eastAsiaTheme="minorEastAsia" w:hAnsiTheme="minorHAnsi"/>
              <w:kern w:val="2"/>
              <w:sz w:val="22"/>
              <w:lang w:val="en-US"/>
              <w14:ligatures w14:val="standardContextual"/>
            </w:rPr>
          </w:pPr>
          <w:ins w:id="209" w:author="Lưu Gia Huy" w:date="2023-06-25T12:27:00Z">
            <w:r>
              <w:rPr>
                <w:rStyle w:val="Hyperlink"/>
              </w:rPr>
              <w:fldChar w:fldCharType="begin"/>
            </w:r>
            <w:r>
              <w:rPr>
                <w:rStyle w:val="Hyperlink"/>
              </w:rPr>
              <w:instrText xml:space="preserve"> </w:instrText>
            </w:r>
            <w:r>
              <w:instrText>HYPERLINK \l "_Toc138588470"</w:instrText>
            </w:r>
            <w:r>
              <w:rPr>
                <w:rStyle w:val="Hyperlink"/>
              </w:rPr>
              <w:instrText xml:space="preserve"> </w:instrText>
            </w:r>
            <w:r>
              <w:rPr>
                <w:rStyle w:val="Hyperlink"/>
              </w:rPr>
            </w:r>
            <w:r>
              <w:rPr>
                <w:rStyle w:val="Hyperlink"/>
              </w:rPr>
              <w:fldChar w:fldCharType="separate"/>
            </w:r>
            <w:r>
              <w:rPr>
                <w:rStyle w:val="Hyperlink"/>
                <w:rFonts w:ascii="Times New Roman" w:hAnsi="Times New Roman" w:cs="Times New Roman"/>
              </w:rPr>
              <w:t>1.6.</w:t>
            </w:r>
            <w:r>
              <w:rPr>
                <w:rFonts w:asciiTheme="minorHAnsi" w:eastAsiaTheme="minorEastAsia" w:hAnsiTheme="minorHAnsi"/>
                <w:kern w:val="2"/>
                <w:sz w:val="22"/>
                <w:lang w:val="en-US"/>
                <w14:ligatures w14:val="standardContextual"/>
              </w:rPr>
              <w:tab/>
            </w:r>
            <w:r>
              <w:rPr>
                <w:rStyle w:val="Hyperlink"/>
                <w:rFonts w:ascii="Times New Roman" w:hAnsi="Times New Roman" w:cs="Times New Roman"/>
              </w:rPr>
              <w:t>Required security features to be built</w:t>
            </w:r>
            <w:r>
              <w:tab/>
            </w:r>
            <w:r>
              <w:fldChar w:fldCharType="begin"/>
            </w:r>
            <w:r>
              <w:instrText xml:space="preserve"> PAGEREF _Toc138588470 \h </w:instrText>
            </w:r>
          </w:ins>
          <w:r>
            <w:fldChar w:fldCharType="separate"/>
          </w:r>
          <w:ins w:id="210" w:author="Lưu Gia Huy" w:date="2023-10-03T22:50:00Z">
            <w:r w:rsidR="002C45E0">
              <w:rPr>
                <w:noProof/>
              </w:rPr>
              <w:t>4</w:t>
            </w:r>
          </w:ins>
          <w:ins w:id="211" w:author="My Nguyễn" w:date="2023-06-25T13:44:00Z">
            <w:del w:id="212" w:author="Lưu Gia Huy" w:date="2023-10-03T22:50:00Z">
              <w:r w:rsidDel="002C45E0">
                <w:rPr>
                  <w:noProof/>
                </w:rPr>
                <w:delText>4</w:delText>
              </w:r>
            </w:del>
          </w:ins>
          <w:ins w:id="213" w:author="Lưu Gia Huy" w:date="2023-06-25T12:27:00Z">
            <w:r>
              <w:fldChar w:fldCharType="end"/>
            </w:r>
            <w:r>
              <w:rPr>
                <w:rStyle w:val="Hyperlink"/>
              </w:rPr>
              <w:fldChar w:fldCharType="end"/>
            </w:r>
          </w:ins>
        </w:p>
        <w:p w14:paraId="2665DA2A" w14:textId="78122C47" w:rsidR="00501C7E" w:rsidRDefault="00000000">
          <w:pPr>
            <w:pStyle w:val="TOC1"/>
            <w:tabs>
              <w:tab w:val="left" w:pos="520"/>
              <w:tab w:val="right" w:leader="dot" w:pos="8777"/>
            </w:tabs>
            <w:rPr>
              <w:ins w:id="214" w:author="Lưu Gia Huy" w:date="2023-06-25T12:27:00Z"/>
              <w:rFonts w:asciiTheme="minorHAnsi" w:eastAsiaTheme="minorEastAsia" w:hAnsiTheme="minorHAnsi"/>
              <w:kern w:val="2"/>
              <w:sz w:val="22"/>
              <w:lang w:val="en-US"/>
              <w14:ligatures w14:val="standardContextual"/>
            </w:rPr>
          </w:pPr>
          <w:ins w:id="215" w:author="Lưu Gia Huy" w:date="2023-06-25T12:27:00Z">
            <w:r>
              <w:rPr>
                <w:rStyle w:val="Hyperlink"/>
              </w:rPr>
              <w:fldChar w:fldCharType="begin"/>
            </w:r>
            <w:r>
              <w:rPr>
                <w:rStyle w:val="Hyperlink"/>
              </w:rPr>
              <w:instrText xml:space="preserve"> </w:instrText>
            </w:r>
            <w:r>
              <w:instrText>HYPERLINK \l "_Toc138588487"</w:instrText>
            </w:r>
            <w:r>
              <w:rPr>
                <w:rStyle w:val="Hyperlink"/>
              </w:rPr>
              <w:instrText xml:space="preserve"> </w:instrText>
            </w:r>
            <w:r>
              <w:rPr>
                <w:rStyle w:val="Hyperlink"/>
              </w:rPr>
            </w:r>
            <w:r>
              <w:rPr>
                <w:rStyle w:val="Hyperlink"/>
              </w:rPr>
              <w:fldChar w:fldCharType="separate"/>
            </w:r>
            <w:r>
              <w:rPr>
                <w:rStyle w:val="Hyperlink"/>
                <w:rFonts w:ascii="SimSun" w:eastAsia="SimSun" w:hAnsi="SimSun" w:cs="SimSun"/>
                <w:bCs/>
              </w:rPr>
              <w:t>2.</w:t>
            </w:r>
            <w:r>
              <w:rPr>
                <w:rFonts w:asciiTheme="minorHAnsi" w:eastAsiaTheme="minorEastAsia" w:hAnsiTheme="minorHAnsi"/>
                <w:kern w:val="2"/>
                <w:sz w:val="22"/>
                <w:lang w:val="en-US"/>
                <w14:ligatures w14:val="standardContextual"/>
              </w:rPr>
              <w:tab/>
            </w:r>
            <w:r>
              <w:rPr>
                <w:rStyle w:val="Hyperlink"/>
              </w:rPr>
              <w:t>SOLUTION DESIGN</w:t>
            </w:r>
            <w:r>
              <w:tab/>
            </w:r>
            <w:r>
              <w:fldChar w:fldCharType="begin"/>
            </w:r>
            <w:r>
              <w:instrText xml:space="preserve"> PAGEREF _Toc138588487 \h </w:instrText>
            </w:r>
          </w:ins>
          <w:r>
            <w:fldChar w:fldCharType="separate"/>
          </w:r>
          <w:ins w:id="216" w:author="Lưu Gia Huy" w:date="2023-10-03T22:50:00Z">
            <w:r w:rsidR="002C45E0">
              <w:rPr>
                <w:noProof/>
              </w:rPr>
              <w:t>4</w:t>
            </w:r>
          </w:ins>
          <w:ins w:id="217" w:author="My Nguyễn" w:date="2023-06-25T13:44:00Z">
            <w:del w:id="218" w:author="Lưu Gia Huy" w:date="2023-10-03T22:50:00Z">
              <w:r w:rsidDel="002C45E0">
                <w:rPr>
                  <w:noProof/>
                </w:rPr>
                <w:delText>4</w:delText>
              </w:r>
            </w:del>
          </w:ins>
          <w:ins w:id="219" w:author="Lưu Gia Huy" w:date="2023-06-25T12:27:00Z">
            <w:r>
              <w:fldChar w:fldCharType="end"/>
            </w:r>
            <w:r>
              <w:rPr>
                <w:rStyle w:val="Hyperlink"/>
              </w:rPr>
              <w:fldChar w:fldCharType="end"/>
            </w:r>
          </w:ins>
        </w:p>
        <w:p w14:paraId="2C6F4304" w14:textId="778864BA" w:rsidR="00501C7E" w:rsidRDefault="00000000">
          <w:pPr>
            <w:pStyle w:val="TOC2"/>
            <w:tabs>
              <w:tab w:val="left" w:pos="880"/>
              <w:tab w:val="right" w:leader="dot" w:pos="8777"/>
            </w:tabs>
            <w:rPr>
              <w:ins w:id="220" w:author="Lưu Gia Huy" w:date="2023-06-25T12:27:00Z"/>
              <w:rFonts w:asciiTheme="minorHAnsi" w:eastAsiaTheme="minorEastAsia" w:hAnsiTheme="minorHAnsi"/>
              <w:kern w:val="2"/>
              <w:sz w:val="22"/>
              <w:lang w:val="en-US"/>
              <w14:ligatures w14:val="standardContextual"/>
            </w:rPr>
          </w:pPr>
          <w:ins w:id="221" w:author="Lưu Gia Huy" w:date="2023-06-25T12:27:00Z">
            <w:r>
              <w:rPr>
                <w:rStyle w:val="Hyperlink"/>
              </w:rPr>
              <w:fldChar w:fldCharType="begin"/>
            </w:r>
            <w:r>
              <w:rPr>
                <w:rStyle w:val="Hyperlink"/>
              </w:rPr>
              <w:instrText xml:space="preserve"> </w:instrText>
            </w:r>
            <w:r>
              <w:instrText>HYPERLINK \l "_Toc138588488"</w:instrText>
            </w:r>
            <w:r>
              <w:rPr>
                <w:rStyle w:val="Hyperlink"/>
              </w:rPr>
              <w:instrText xml:space="preserve"> </w:instrText>
            </w:r>
            <w:r>
              <w:rPr>
                <w:rStyle w:val="Hyperlink"/>
              </w:rPr>
            </w:r>
            <w:r>
              <w:rPr>
                <w:rStyle w:val="Hyperlink"/>
              </w:rPr>
              <w:fldChar w:fldCharType="separate"/>
            </w:r>
            <w:r>
              <w:rPr>
                <w:rStyle w:val="Hyperlink"/>
                <w:rFonts w:ascii="Times New Roman" w:hAnsi="Times New Roman" w:cs="Times New Roman"/>
              </w:rPr>
              <w:t>2.1.</w:t>
            </w:r>
            <w:r>
              <w:rPr>
                <w:rFonts w:asciiTheme="minorHAnsi" w:eastAsiaTheme="minorEastAsia" w:hAnsiTheme="minorHAnsi"/>
                <w:kern w:val="2"/>
                <w:sz w:val="22"/>
                <w:lang w:val="en-US"/>
                <w14:ligatures w14:val="standardContextual"/>
              </w:rPr>
              <w:tab/>
            </w:r>
            <w:r>
              <w:rPr>
                <w:rStyle w:val="Hyperlink"/>
                <w:rFonts w:ascii="Times New Roman" w:hAnsi="Times New Roman" w:cs="Times New Roman"/>
              </w:rPr>
              <w:t>Solution analysis</w:t>
            </w:r>
            <w:r>
              <w:tab/>
            </w:r>
            <w:r>
              <w:fldChar w:fldCharType="begin"/>
            </w:r>
            <w:r>
              <w:instrText xml:space="preserve"> PAGEREF _Toc138588488 \h </w:instrText>
            </w:r>
          </w:ins>
          <w:r>
            <w:fldChar w:fldCharType="separate"/>
          </w:r>
          <w:ins w:id="222" w:author="Lưu Gia Huy" w:date="2023-10-03T22:50:00Z">
            <w:r w:rsidR="002C45E0">
              <w:rPr>
                <w:noProof/>
              </w:rPr>
              <w:t>4</w:t>
            </w:r>
          </w:ins>
          <w:ins w:id="223" w:author="My Nguyễn" w:date="2023-06-25T13:44:00Z">
            <w:del w:id="224" w:author="Lưu Gia Huy" w:date="2023-10-03T22:50:00Z">
              <w:r w:rsidDel="002C45E0">
                <w:rPr>
                  <w:noProof/>
                </w:rPr>
                <w:delText>4</w:delText>
              </w:r>
            </w:del>
          </w:ins>
          <w:ins w:id="225" w:author="Lưu Gia Huy" w:date="2023-06-25T12:27:00Z">
            <w:r>
              <w:fldChar w:fldCharType="end"/>
            </w:r>
            <w:r>
              <w:rPr>
                <w:rStyle w:val="Hyperlink"/>
              </w:rPr>
              <w:fldChar w:fldCharType="end"/>
            </w:r>
          </w:ins>
        </w:p>
        <w:p w14:paraId="436ACE6A" w14:textId="335575AD" w:rsidR="00501C7E" w:rsidRDefault="00000000">
          <w:pPr>
            <w:pStyle w:val="TOC2"/>
            <w:tabs>
              <w:tab w:val="left" w:pos="880"/>
              <w:tab w:val="right" w:leader="dot" w:pos="8777"/>
            </w:tabs>
            <w:rPr>
              <w:ins w:id="226" w:author="Lưu Gia Huy" w:date="2023-06-25T12:27:00Z"/>
              <w:rFonts w:asciiTheme="minorHAnsi" w:eastAsiaTheme="minorEastAsia" w:hAnsiTheme="minorHAnsi"/>
              <w:kern w:val="2"/>
              <w:sz w:val="22"/>
              <w:lang w:val="en-US"/>
              <w14:ligatures w14:val="standardContextual"/>
            </w:rPr>
          </w:pPr>
          <w:ins w:id="227" w:author="Lưu Gia Huy" w:date="2023-06-25T12:27:00Z">
            <w:r>
              <w:rPr>
                <w:rStyle w:val="Hyperlink"/>
              </w:rPr>
              <w:fldChar w:fldCharType="begin"/>
            </w:r>
            <w:r>
              <w:rPr>
                <w:rStyle w:val="Hyperlink"/>
              </w:rPr>
              <w:instrText xml:space="preserve"> </w:instrText>
            </w:r>
            <w:r>
              <w:instrText>HYPERLINK \l "_Toc138588489"</w:instrText>
            </w:r>
            <w:r>
              <w:rPr>
                <w:rStyle w:val="Hyperlink"/>
              </w:rPr>
              <w:instrText xml:space="preserve"> </w:instrText>
            </w:r>
            <w:r>
              <w:rPr>
                <w:rStyle w:val="Hyperlink"/>
              </w:rPr>
            </w:r>
            <w:r>
              <w:rPr>
                <w:rStyle w:val="Hyperlink"/>
              </w:rPr>
              <w:fldChar w:fldCharType="separate"/>
            </w:r>
            <w:r>
              <w:rPr>
                <w:rStyle w:val="Hyperlink"/>
                <w:rFonts w:ascii="Times New Roman" w:hAnsi="Times New Roman" w:cs="Times New Roman"/>
              </w:rPr>
              <w:t>2.2.</w:t>
            </w:r>
            <w:r>
              <w:rPr>
                <w:rFonts w:asciiTheme="minorHAnsi" w:eastAsiaTheme="minorEastAsia" w:hAnsiTheme="minorHAnsi"/>
                <w:kern w:val="2"/>
                <w:sz w:val="22"/>
                <w:lang w:val="en-US"/>
                <w14:ligatures w14:val="standardContextual"/>
              </w:rPr>
              <w:tab/>
            </w:r>
            <w:r>
              <w:rPr>
                <w:rStyle w:val="Hyperlink"/>
                <w:rFonts w:ascii="Times New Roman" w:hAnsi="Times New Roman" w:cs="Times New Roman"/>
              </w:rPr>
              <w:t>Fully Homomorphic Encryption</w:t>
            </w:r>
            <w:r>
              <w:tab/>
            </w:r>
            <w:r>
              <w:fldChar w:fldCharType="begin"/>
            </w:r>
            <w:r>
              <w:instrText xml:space="preserve"> PAGEREF _Toc138588489 \h </w:instrText>
            </w:r>
          </w:ins>
          <w:r>
            <w:fldChar w:fldCharType="separate"/>
          </w:r>
          <w:ins w:id="228" w:author="Lưu Gia Huy" w:date="2023-10-03T22:50:00Z">
            <w:r w:rsidR="002C45E0">
              <w:rPr>
                <w:noProof/>
              </w:rPr>
              <w:t>5</w:t>
            </w:r>
          </w:ins>
          <w:ins w:id="229" w:author="My Nguyễn" w:date="2023-06-25T13:44:00Z">
            <w:del w:id="230" w:author="Lưu Gia Huy" w:date="2023-10-03T22:50:00Z">
              <w:r w:rsidDel="002C45E0">
                <w:rPr>
                  <w:noProof/>
                </w:rPr>
                <w:delText>5</w:delText>
              </w:r>
            </w:del>
          </w:ins>
          <w:ins w:id="231" w:author="Lưu Gia Huy" w:date="2023-06-25T12:27:00Z">
            <w:r>
              <w:fldChar w:fldCharType="end"/>
            </w:r>
            <w:r>
              <w:rPr>
                <w:rStyle w:val="Hyperlink"/>
              </w:rPr>
              <w:fldChar w:fldCharType="end"/>
            </w:r>
          </w:ins>
        </w:p>
        <w:p w14:paraId="737D89CD" w14:textId="686EAFE0" w:rsidR="00501C7E" w:rsidRDefault="00000000">
          <w:pPr>
            <w:pStyle w:val="TOC3"/>
            <w:tabs>
              <w:tab w:val="left" w:pos="1540"/>
              <w:tab w:val="right" w:leader="dot" w:pos="8777"/>
            </w:tabs>
            <w:rPr>
              <w:ins w:id="232" w:author="Lưu Gia Huy" w:date="2023-06-25T12:27:00Z"/>
              <w:rFonts w:asciiTheme="minorHAnsi" w:eastAsiaTheme="minorEastAsia" w:hAnsiTheme="minorHAnsi"/>
              <w:kern w:val="2"/>
              <w:sz w:val="22"/>
              <w:lang w:val="en-US"/>
              <w14:ligatures w14:val="standardContextual"/>
            </w:rPr>
          </w:pPr>
          <w:ins w:id="233" w:author="Lưu Gia Huy" w:date="2023-06-25T12:27:00Z">
            <w:r>
              <w:rPr>
                <w:rStyle w:val="Hyperlink"/>
              </w:rPr>
              <w:fldChar w:fldCharType="begin"/>
            </w:r>
            <w:r>
              <w:rPr>
                <w:rStyle w:val="Hyperlink"/>
              </w:rPr>
              <w:instrText xml:space="preserve"> </w:instrText>
            </w:r>
            <w:r>
              <w:instrText>HYPERLINK \l "_Toc138588490"</w:instrText>
            </w:r>
            <w:r>
              <w:rPr>
                <w:rStyle w:val="Hyperlink"/>
              </w:rPr>
              <w:instrText xml:space="preserve"> </w:instrText>
            </w:r>
            <w:r>
              <w:rPr>
                <w:rStyle w:val="Hyperlink"/>
              </w:rPr>
            </w:r>
            <w:r>
              <w:rPr>
                <w:rStyle w:val="Hyperlink"/>
              </w:rPr>
              <w:fldChar w:fldCharType="separate"/>
            </w:r>
            <w:r>
              <w:rPr>
                <w:rStyle w:val="Hyperlink"/>
              </w:rPr>
              <w:t>2.2.1.</w:t>
            </w:r>
            <w:r>
              <w:rPr>
                <w:rFonts w:asciiTheme="minorHAnsi" w:eastAsiaTheme="minorEastAsia" w:hAnsiTheme="minorHAnsi"/>
                <w:kern w:val="2"/>
                <w:sz w:val="22"/>
                <w:lang w:val="en-US"/>
                <w14:ligatures w14:val="standardContextual"/>
              </w:rPr>
              <w:tab/>
            </w:r>
            <w:r>
              <w:rPr>
                <w:rStyle w:val="Hyperlink"/>
                <w:rFonts w:ascii="Times New Roman" w:hAnsi="Times New Roman" w:cs="Times New Roman"/>
              </w:rPr>
              <w:t>BGV scheme</w:t>
            </w:r>
            <w:r>
              <w:tab/>
            </w:r>
            <w:r>
              <w:fldChar w:fldCharType="begin"/>
            </w:r>
            <w:r>
              <w:instrText xml:space="preserve"> PAGEREF _Toc138588490 \h </w:instrText>
            </w:r>
          </w:ins>
          <w:r>
            <w:fldChar w:fldCharType="separate"/>
          </w:r>
          <w:ins w:id="234" w:author="Lưu Gia Huy" w:date="2023-10-03T22:50:00Z">
            <w:r w:rsidR="002C45E0">
              <w:rPr>
                <w:noProof/>
              </w:rPr>
              <w:t>7</w:t>
            </w:r>
          </w:ins>
          <w:ins w:id="235" w:author="My Nguyễn" w:date="2023-06-25T13:44:00Z">
            <w:del w:id="236" w:author="Lưu Gia Huy" w:date="2023-10-03T22:50:00Z">
              <w:r w:rsidDel="002C45E0">
                <w:rPr>
                  <w:noProof/>
                </w:rPr>
                <w:delText>7</w:delText>
              </w:r>
            </w:del>
          </w:ins>
          <w:ins w:id="237" w:author="Lưu Gia Huy" w:date="2023-06-25T12:27:00Z">
            <w:r>
              <w:fldChar w:fldCharType="end"/>
            </w:r>
            <w:r>
              <w:rPr>
                <w:rStyle w:val="Hyperlink"/>
              </w:rPr>
              <w:fldChar w:fldCharType="end"/>
            </w:r>
          </w:ins>
        </w:p>
        <w:p w14:paraId="321C80C0" w14:textId="2BA853B3" w:rsidR="00501C7E" w:rsidRDefault="00000000">
          <w:pPr>
            <w:pStyle w:val="TOC3"/>
            <w:tabs>
              <w:tab w:val="left" w:pos="1540"/>
              <w:tab w:val="right" w:leader="dot" w:pos="8777"/>
            </w:tabs>
            <w:rPr>
              <w:ins w:id="238" w:author="Lưu Gia Huy" w:date="2023-06-25T12:27:00Z"/>
              <w:rFonts w:asciiTheme="minorHAnsi" w:eastAsiaTheme="minorEastAsia" w:hAnsiTheme="minorHAnsi"/>
              <w:kern w:val="2"/>
              <w:sz w:val="22"/>
              <w:lang w:val="en-US"/>
              <w14:ligatures w14:val="standardContextual"/>
            </w:rPr>
          </w:pPr>
          <w:ins w:id="239" w:author="Lưu Gia Huy" w:date="2023-06-25T12:27:00Z">
            <w:r>
              <w:rPr>
                <w:rStyle w:val="Hyperlink"/>
              </w:rPr>
              <w:fldChar w:fldCharType="begin"/>
            </w:r>
            <w:r>
              <w:rPr>
                <w:rStyle w:val="Hyperlink"/>
              </w:rPr>
              <w:instrText xml:space="preserve"> </w:instrText>
            </w:r>
            <w:r>
              <w:instrText>HYPERLINK \l "_Toc138588491"</w:instrText>
            </w:r>
            <w:r>
              <w:rPr>
                <w:rStyle w:val="Hyperlink"/>
              </w:rPr>
              <w:instrText xml:space="preserve"> </w:instrText>
            </w:r>
            <w:r>
              <w:rPr>
                <w:rStyle w:val="Hyperlink"/>
              </w:rPr>
            </w:r>
            <w:r>
              <w:rPr>
                <w:rStyle w:val="Hyperlink"/>
              </w:rPr>
              <w:fldChar w:fldCharType="separate"/>
            </w:r>
            <w:r>
              <w:rPr>
                <w:rStyle w:val="Hyperlink"/>
              </w:rPr>
              <w:t>2.2.2.</w:t>
            </w:r>
            <w:r>
              <w:rPr>
                <w:rFonts w:asciiTheme="minorHAnsi" w:eastAsiaTheme="minorEastAsia" w:hAnsiTheme="minorHAnsi"/>
                <w:kern w:val="2"/>
                <w:sz w:val="22"/>
                <w:lang w:val="en-US"/>
                <w14:ligatures w14:val="standardContextual"/>
              </w:rPr>
              <w:tab/>
            </w:r>
            <w:r>
              <w:rPr>
                <w:rStyle w:val="Hyperlink"/>
                <w:rFonts w:ascii="Times New Roman" w:hAnsi="Times New Roman" w:cs="Times New Roman"/>
              </w:rPr>
              <w:t>CKKS scheme</w:t>
            </w:r>
            <w:r>
              <w:tab/>
            </w:r>
            <w:r>
              <w:fldChar w:fldCharType="begin"/>
            </w:r>
            <w:r>
              <w:instrText xml:space="preserve"> PAGEREF _Toc138588491 \h </w:instrText>
            </w:r>
          </w:ins>
          <w:r>
            <w:fldChar w:fldCharType="separate"/>
          </w:r>
          <w:ins w:id="240" w:author="Lưu Gia Huy" w:date="2023-10-03T22:50:00Z">
            <w:r w:rsidR="002C45E0">
              <w:rPr>
                <w:noProof/>
              </w:rPr>
              <w:t>8</w:t>
            </w:r>
          </w:ins>
          <w:ins w:id="241" w:author="My Nguyễn" w:date="2023-06-25T13:44:00Z">
            <w:del w:id="242" w:author="Lưu Gia Huy" w:date="2023-10-03T22:50:00Z">
              <w:r w:rsidDel="002C45E0">
                <w:rPr>
                  <w:noProof/>
                </w:rPr>
                <w:delText>8</w:delText>
              </w:r>
            </w:del>
          </w:ins>
          <w:ins w:id="243" w:author="Lưu Gia Huy" w:date="2023-06-25T12:27:00Z">
            <w:r>
              <w:fldChar w:fldCharType="end"/>
            </w:r>
            <w:r>
              <w:rPr>
                <w:rStyle w:val="Hyperlink"/>
              </w:rPr>
              <w:fldChar w:fldCharType="end"/>
            </w:r>
          </w:ins>
        </w:p>
        <w:p w14:paraId="0A840239" w14:textId="50FAF216" w:rsidR="00501C7E" w:rsidRDefault="00000000">
          <w:pPr>
            <w:pStyle w:val="TOC2"/>
            <w:tabs>
              <w:tab w:val="left" w:pos="880"/>
              <w:tab w:val="right" w:leader="dot" w:pos="8777"/>
            </w:tabs>
            <w:rPr>
              <w:ins w:id="244" w:author="Lưu Gia Huy" w:date="2023-06-25T12:27:00Z"/>
              <w:rFonts w:asciiTheme="minorHAnsi" w:eastAsiaTheme="minorEastAsia" w:hAnsiTheme="minorHAnsi"/>
              <w:kern w:val="2"/>
              <w:sz w:val="22"/>
              <w:lang w:val="en-US"/>
              <w14:ligatures w14:val="standardContextual"/>
            </w:rPr>
          </w:pPr>
          <w:ins w:id="245" w:author="Lưu Gia Huy" w:date="2023-06-25T12:27:00Z">
            <w:r>
              <w:rPr>
                <w:rStyle w:val="Hyperlink"/>
              </w:rPr>
              <w:fldChar w:fldCharType="begin"/>
            </w:r>
            <w:r>
              <w:rPr>
                <w:rStyle w:val="Hyperlink"/>
              </w:rPr>
              <w:instrText xml:space="preserve"> </w:instrText>
            </w:r>
            <w:r>
              <w:instrText>HYPERLINK \l "_Toc138588492"</w:instrText>
            </w:r>
            <w:r>
              <w:rPr>
                <w:rStyle w:val="Hyperlink"/>
              </w:rPr>
              <w:instrText xml:space="preserve"> </w:instrText>
            </w:r>
            <w:r>
              <w:rPr>
                <w:rStyle w:val="Hyperlink"/>
              </w:rPr>
            </w:r>
            <w:r>
              <w:rPr>
                <w:rStyle w:val="Hyperlink"/>
              </w:rPr>
              <w:fldChar w:fldCharType="separate"/>
            </w:r>
            <w:r>
              <w:rPr>
                <w:rStyle w:val="Hyperlink"/>
                <w:rFonts w:ascii="Times New Roman" w:hAnsi="Times New Roman" w:cs="Times New Roman"/>
              </w:rPr>
              <w:t>2.3.</w:t>
            </w:r>
            <w:r>
              <w:rPr>
                <w:rFonts w:asciiTheme="minorHAnsi" w:eastAsiaTheme="minorEastAsia" w:hAnsiTheme="minorHAnsi"/>
                <w:kern w:val="2"/>
                <w:sz w:val="22"/>
                <w:lang w:val="en-US"/>
                <w14:ligatures w14:val="standardContextual"/>
              </w:rPr>
              <w:tab/>
            </w:r>
            <w:r>
              <w:rPr>
                <w:rStyle w:val="Hyperlink"/>
                <w:rFonts w:ascii="Times New Roman" w:hAnsi="Times New Roman" w:cs="Times New Roman"/>
              </w:rPr>
              <w:t>Machine Learning Model</w:t>
            </w:r>
            <w:r>
              <w:tab/>
            </w:r>
            <w:r>
              <w:fldChar w:fldCharType="begin"/>
            </w:r>
            <w:r>
              <w:instrText xml:space="preserve"> PAGEREF _Toc138588492 \h </w:instrText>
            </w:r>
          </w:ins>
          <w:r>
            <w:fldChar w:fldCharType="separate"/>
          </w:r>
          <w:ins w:id="246" w:author="Lưu Gia Huy" w:date="2023-10-03T22:50:00Z">
            <w:r w:rsidR="002C45E0">
              <w:rPr>
                <w:noProof/>
              </w:rPr>
              <w:t>10</w:t>
            </w:r>
          </w:ins>
          <w:ins w:id="247" w:author="My Nguyễn" w:date="2023-06-25T13:44:00Z">
            <w:del w:id="248" w:author="Lưu Gia Huy" w:date="2023-10-03T22:50:00Z">
              <w:r w:rsidDel="002C45E0">
                <w:rPr>
                  <w:noProof/>
                </w:rPr>
                <w:delText>10</w:delText>
              </w:r>
            </w:del>
          </w:ins>
          <w:ins w:id="249" w:author="Lưu Gia Huy" w:date="2023-06-25T12:27:00Z">
            <w:r>
              <w:fldChar w:fldCharType="end"/>
            </w:r>
            <w:r>
              <w:rPr>
                <w:rStyle w:val="Hyperlink"/>
              </w:rPr>
              <w:fldChar w:fldCharType="end"/>
            </w:r>
          </w:ins>
        </w:p>
        <w:p w14:paraId="0555E83A" w14:textId="3C31BBF3" w:rsidR="00501C7E" w:rsidRDefault="00000000">
          <w:pPr>
            <w:pStyle w:val="TOC3"/>
            <w:tabs>
              <w:tab w:val="left" w:pos="1540"/>
              <w:tab w:val="right" w:leader="dot" w:pos="8777"/>
            </w:tabs>
            <w:rPr>
              <w:ins w:id="250" w:author="Lưu Gia Huy" w:date="2023-06-25T12:27:00Z"/>
              <w:rFonts w:asciiTheme="minorHAnsi" w:eastAsiaTheme="minorEastAsia" w:hAnsiTheme="minorHAnsi"/>
              <w:kern w:val="2"/>
              <w:sz w:val="22"/>
              <w:lang w:val="en-US"/>
              <w14:ligatures w14:val="standardContextual"/>
            </w:rPr>
          </w:pPr>
          <w:ins w:id="251" w:author="Lưu Gia Huy" w:date="2023-06-25T12:27:00Z">
            <w:r>
              <w:rPr>
                <w:rStyle w:val="Hyperlink"/>
              </w:rPr>
              <w:fldChar w:fldCharType="begin"/>
            </w:r>
            <w:r>
              <w:rPr>
                <w:rStyle w:val="Hyperlink"/>
              </w:rPr>
              <w:instrText xml:space="preserve"> </w:instrText>
            </w:r>
            <w:r>
              <w:instrText>HYPERLINK \l "_Toc138588493"</w:instrText>
            </w:r>
            <w:r>
              <w:rPr>
                <w:rStyle w:val="Hyperlink"/>
              </w:rPr>
              <w:instrText xml:space="preserve"> </w:instrText>
            </w:r>
            <w:r>
              <w:rPr>
                <w:rStyle w:val="Hyperlink"/>
              </w:rPr>
            </w:r>
            <w:r>
              <w:rPr>
                <w:rStyle w:val="Hyperlink"/>
              </w:rPr>
              <w:fldChar w:fldCharType="separate"/>
            </w:r>
            <w:r>
              <w:rPr>
                <w:rStyle w:val="Hyperlink"/>
              </w:rPr>
              <w:t>2.3.1.</w:t>
            </w:r>
            <w:r>
              <w:rPr>
                <w:rFonts w:asciiTheme="minorHAnsi" w:eastAsiaTheme="minorEastAsia" w:hAnsiTheme="minorHAnsi"/>
                <w:kern w:val="2"/>
                <w:sz w:val="22"/>
                <w:lang w:val="en-US"/>
                <w14:ligatures w14:val="standardContextual"/>
              </w:rPr>
              <w:tab/>
            </w:r>
            <w:r>
              <w:rPr>
                <w:rStyle w:val="Hyperlink"/>
                <w:rFonts w:ascii="Times New Roman" w:hAnsi="Times New Roman" w:cs="Times New Roman"/>
              </w:rPr>
              <w:t>Decision tree</w:t>
            </w:r>
            <w:r>
              <w:tab/>
            </w:r>
            <w:r>
              <w:fldChar w:fldCharType="begin"/>
            </w:r>
            <w:r>
              <w:instrText xml:space="preserve"> PAGEREF _Toc138588493 \h </w:instrText>
            </w:r>
          </w:ins>
          <w:r>
            <w:fldChar w:fldCharType="separate"/>
          </w:r>
          <w:ins w:id="252" w:author="Lưu Gia Huy" w:date="2023-10-03T22:50:00Z">
            <w:r w:rsidR="002C45E0">
              <w:rPr>
                <w:noProof/>
              </w:rPr>
              <w:t>10</w:t>
            </w:r>
          </w:ins>
          <w:ins w:id="253" w:author="My Nguyễn" w:date="2023-06-25T13:44:00Z">
            <w:del w:id="254" w:author="Lưu Gia Huy" w:date="2023-10-03T22:50:00Z">
              <w:r w:rsidDel="002C45E0">
                <w:rPr>
                  <w:noProof/>
                </w:rPr>
                <w:delText>10</w:delText>
              </w:r>
            </w:del>
          </w:ins>
          <w:ins w:id="255" w:author="Lưu Gia Huy" w:date="2023-06-25T12:27:00Z">
            <w:r>
              <w:fldChar w:fldCharType="end"/>
            </w:r>
            <w:r>
              <w:rPr>
                <w:rStyle w:val="Hyperlink"/>
              </w:rPr>
              <w:fldChar w:fldCharType="end"/>
            </w:r>
          </w:ins>
        </w:p>
        <w:p w14:paraId="4BBAB04B" w14:textId="4A6C201B" w:rsidR="00501C7E" w:rsidRDefault="00000000">
          <w:pPr>
            <w:pStyle w:val="TOC3"/>
            <w:tabs>
              <w:tab w:val="left" w:pos="1540"/>
              <w:tab w:val="right" w:leader="dot" w:pos="8777"/>
            </w:tabs>
            <w:rPr>
              <w:ins w:id="256" w:author="Lưu Gia Huy" w:date="2023-06-25T12:27:00Z"/>
              <w:rFonts w:asciiTheme="minorHAnsi" w:eastAsiaTheme="minorEastAsia" w:hAnsiTheme="minorHAnsi"/>
              <w:kern w:val="2"/>
              <w:sz w:val="22"/>
              <w:lang w:val="en-US"/>
              <w14:ligatures w14:val="standardContextual"/>
            </w:rPr>
          </w:pPr>
          <w:ins w:id="257" w:author="Lưu Gia Huy" w:date="2023-06-25T12:27:00Z">
            <w:r>
              <w:rPr>
                <w:rStyle w:val="Hyperlink"/>
              </w:rPr>
              <w:fldChar w:fldCharType="begin"/>
            </w:r>
            <w:r>
              <w:rPr>
                <w:rStyle w:val="Hyperlink"/>
              </w:rPr>
              <w:instrText xml:space="preserve"> </w:instrText>
            </w:r>
            <w:r>
              <w:instrText>HYPERLINK \l "_Toc138588494"</w:instrText>
            </w:r>
            <w:r>
              <w:rPr>
                <w:rStyle w:val="Hyperlink"/>
              </w:rPr>
              <w:instrText xml:space="preserve"> </w:instrText>
            </w:r>
            <w:r>
              <w:rPr>
                <w:rStyle w:val="Hyperlink"/>
              </w:rPr>
            </w:r>
            <w:r>
              <w:rPr>
                <w:rStyle w:val="Hyperlink"/>
              </w:rPr>
              <w:fldChar w:fldCharType="separate"/>
            </w:r>
            <w:r>
              <w:rPr>
                <w:rStyle w:val="Hyperlink"/>
              </w:rPr>
              <w:t>2.3.2.</w:t>
            </w:r>
            <w:r>
              <w:rPr>
                <w:rFonts w:asciiTheme="minorHAnsi" w:eastAsiaTheme="minorEastAsia" w:hAnsiTheme="minorHAnsi"/>
                <w:kern w:val="2"/>
                <w:sz w:val="22"/>
                <w:lang w:val="en-US"/>
                <w14:ligatures w14:val="standardContextual"/>
              </w:rPr>
              <w:tab/>
            </w:r>
            <w:r>
              <w:rPr>
                <w:rStyle w:val="Hyperlink"/>
                <w:rFonts w:ascii="Times New Roman" w:hAnsi="Times New Roman" w:cs="Times New Roman"/>
              </w:rPr>
              <w:t>Random Forest</w:t>
            </w:r>
            <w:r>
              <w:tab/>
            </w:r>
            <w:r>
              <w:fldChar w:fldCharType="begin"/>
            </w:r>
            <w:r>
              <w:instrText xml:space="preserve"> PAGEREF _Toc138588494 \h </w:instrText>
            </w:r>
          </w:ins>
          <w:r>
            <w:fldChar w:fldCharType="separate"/>
          </w:r>
          <w:ins w:id="258" w:author="Lưu Gia Huy" w:date="2023-10-03T22:50:00Z">
            <w:r w:rsidR="002C45E0">
              <w:rPr>
                <w:noProof/>
              </w:rPr>
              <w:t>12</w:t>
            </w:r>
          </w:ins>
          <w:ins w:id="259" w:author="My Nguyễn" w:date="2023-06-25T13:44:00Z">
            <w:del w:id="260" w:author="Lưu Gia Huy" w:date="2023-10-03T22:50:00Z">
              <w:r w:rsidDel="002C45E0">
                <w:rPr>
                  <w:noProof/>
                </w:rPr>
                <w:delText>12</w:delText>
              </w:r>
            </w:del>
          </w:ins>
          <w:ins w:id="261" w:author="Lưu Gia Huy" w:date="2023-06-25T12:27:00Z">
            <w:r>
              <w:fldChar w:fldCharType="end"/>
            </w:r>
            <w:r>
              <w:rPr>
                <w:rStyle w:val="Hyperlink"/>
              </w:rPr>
              <w:fldChar w:fldCharType="end"/>
            </w:r>
          </w:ins>
        </w:p>
        <w:p w14:paraId="540A0210" w14:textId="153EFDCE" w:rsidR="00501C7E" w:rsidRDefault="00000000">
          <w:pPr>
            <w:pStyle w:val="TOC1"/>
            <w:tabs>
              <w:tab w:val="left" w:pos="520"/>
              <w:tab w:val="right" w:leader="dot" w:pos="8777"/>
            </w:tabs>
            <w:rPr>
              <w:ins w:id="262" w:author="Lưu Gia Huy" w:date="2023-06-25T12:27:00Z"/>
              <w:rFonts w:asciiTheme="minorHAnsi" w:eastAsiaTheme="minorEastAsia" w:hAnsiTheme="minorHAnsi"/>
              <w:kern w:val="2"/>
              <w:sz w:val="22"/>
              <w:lang w:val="en-US"/>
              <w14:ligatures w14:val="standardContextual"/>
            </w:rPr>
          </w:pPr>
          <w:ins w:id="263" w:author="Lưu Gia Huy" w:date="2023-06-25T12:27:00Z">
            <w:r>
              <w:rPr>
                <w:rStyle w:val="Hyperlink"/>
              </w:rPr>
              <w:fldChar w:fldCharType="begin"/>
            </w:r>
            <w:r>
              <w:rPr>
                <w:rStyle w:val="Hyperlink"/>
              </w:rPr>
              <w:instrText xml:space="preserve"> </w:instrText>
            </w:r>
            <w:r>
              <w:instrText>HYPERLINK \l "_Toc138588516"</w:instrText>
            </w:r>
            <w:r>
              <w:rPr>
                <w:rStyle w:val="Hyperlink"/>
              </w:rPr>
              <w:instrText xml:space="preserve"> </w:instrText>
            </w:r>
            <w:r>
              <w:rPr>
                <w:rStyle w:val="Hyperlink"/>
              </w:rPr>
            </w:r>
            <w:r>
              <w:rPr>
                <w:rStyle w:val="Hyperlink"/>
              </w:rPr>
              <w:fldChar w:fldCharType="separate"/>
            </w:r>
            <w:r>
              <w:rPr>
                <w:rStyle w:val="Hyperlink"/>
                <w:rFonts w:ascii="SimSun" w:eastAsia="SimSun" w:hAnsi="SimSun" w:cs="SimSun"/>
                <w:bCs/>
              </w:rPr>
              <w:t>3.</w:t>
            </w:r>
            <w:r>
              <w:rPr>
                <w:rFonts w:asciiTheme="minorHAnsi" w:eastAsiaTheme="minorEastAsia" w:hAnsiTheme="minorHAnsi"/>
                <w:kern w:val="2"/>
                <w:sz w:val="22"/>
                <w:lang w:val="en-US"/>
                <w14:ligatures w14:val="standardContextual"/>
              </w:rPr>
              <w:tab/>
            </w:r>
            <w:r>
              <w:rPr>
                <w:rStyle w:val="Hyperlink"/>
              </w:rPr>
              <w:t>DEPLOYMENT</w:t>
            </w:r>
            <w:r>
              <w:tab/>
            </w:r>
            <w:r>
              <w:fldChar w:fldCharType="begin"/>
            </w:r>
            <w:r>
              <w:instrText xml:space="preserve"> PAGEREF _Toc138588516 \h </w:instrText>
            </w:r>
          </w:ins>
          <w:r>
            <w:fldChar w:fldCharType="separate"/>
          </w:r>
          <w:ins w:id="264" w:author="Lưu Gia Huy" w:date="2023-10-03T22:50:00Z">
            <w:r w:rsidR="002C45E0">
              <w:rPr>
                <w:noProof/>
              </w:rPr>
              <w:t>14</w:t>
            </w:r>
          </w:ins>
          <w:ins w:id="265" w:author="My Nguyễn" w:date="2023-06-25T13:44:00Z">
            <w:del w:id="266" w:author="Lưu Gia Huy" w:date="2023-10-03T22:50:00Z">
              <w:r w:rsidDel="002C45E0">
                <w:rPr>
                  <w:noProof/>
                </w:rPr>
                <w:delText>14</w:delText>
              </w:r>
            </w:del>
          </w:ins>
          <w:ins w:id="267" w:author="Lưu Gia Huy" w:date="2023-06-25T12:27:00Z">
            <w:r>
              <w:fldChar w:fldCharType="end"/>
            </w:r>
            <w:r>
              <w:rPr>
                <w:rStyle w:val="Hyperlink"/>
              </w:rPr>
              <w:fldChar w:fldCharType="end"/>
            </w:r>
          </w:ins>
        </w:p>
        <w:p w14:paraId="1EFE1155" w14:textId="67D00FF3" w:rsidR="00501C7E" w:rsidRDefault="00000000">
          <w:pPr>
            <w:pStyle w:val="TOC2"/>
            <w:tabs>
              <w:tab w:val="left" w:pos="880"/>
              <w:tab w:val="right" w:leader="dot" w:pos="8777"/>
            </w:tabs>
            <w:rPr>
              <w:ins w:id="268" w:author="Lưu Gia Huy" w:date="2023-06-25T12:27:00Z"/>
              <w:rFonts w:asciiTheme="minorHAnsi" w:eastAsiaTheme="minorEastAsia" w:hAnsiTheme="minorHAnsi"/>
              <w:kern w:val="2"/>
              <w:sz w:val="22"/>
              <w:lang w:val="en-US"/>
              <w14:ligatures w14:val="standardContextual"/>
            </w:rPr>
          </w:pPr>
          <w:ins w:id="269" w:author="Lưu Gia Huy" w:date="2023-06-25T12:27:00Z">
            <w:r>
              <w:rPr>
                <w:rStyle w:val="Hyperlink"/>
              </w:rPr>
              <w:fldChar w:fldCharType="begin"/>
            </w:r>
            <w:r>
              <w:rPr>
                <w:rStyle w:val="Hyperlink"/>
              </w:rPr>
              <w:instrText xml:space="preserve"> </w:instrText>
            </w:r>
            <w:r>
              <w:instrText>HYPERLINK \l "_Toc138588517"</w:instrText>
            </w:r>
            <w:r>
              <w:rPr>
                <w:rStyle w:val="Hyperlink"/>
              </w:rPr>
              <w:instrText xml:space="preserve"> </w:instrText>
            </w:r>
            <w:r>
              <w:rPr>
                <w:rStyle w:val="Hyperlink"/>
              </w:rPr>
            </w:r>
            <w:r>
              <w:rPr>
                <w:rStyle w:val="Hyperlink"/>
              </w:rPr>
              <w:fldChar w:fldCharType="separate"/>
            </w:r>
            <w:r>
              <w:rPr>
                <w:rStyle w:val="Hyperlink"/>
                <w:rFonts w:ascii="Times New Roman" w:hAnsi="Times New Roman" w:cs="Times New Roman"/>
              </w:rPr>
              <w:t>3.1.</w:t>
            </w:r>
            <w:r>
              <w:rPr>
                <w:rFonts w:asciiTheme="minorHAnsi" w:eastAsiaTheme="minorEastAsia" w:hAnsiTheme="minorHAnsi"/>
                <w:kern w:val="2"/>
                <w:sz w:val="22"/>
                <w:lang w:val="en-US"/>
                <w14:ligatures w14:val="standardContextual"/>
              </w:rPr>
              <w:tab/>
            </w:r>
            <w:r>
              <w:rPr>
                <w:rStyle w:val="Hyperlink"/>
                <w:rFonts w:ascii="Times New Roman" w:hAnsi="Times New Roman" w:cs="Times New Roman"/>
              </w:rPr>
              <w:t>Deployment scenario analysis</w:t>
            </w:r>
            <w:r>
              <w:tab/>
            </w:r>
            <w:r>
              <w:fldChar w:fldCharType="begin"/>
            </w:r>
            <w:r>
              <w:instrText xml:space="preserve"> PAGEREF _Toc138588517 \h </w:instrText>
            </w:r>
          </w:ins>
          <w:r>
            <w:fldChar w:fldCharType="separate"/>
          </w:r>
          <w:ins w:id="270" w:author="Lưu Gia Huy" w:date="2023-10-03T22:50:00Z">
            <w:r w:rsidR="002C45E0">
              <w:rPr>
                <w:noProof/>
              </w:rPr>
              <w:t>14</w:t>
            </w:r>
          </w:ins>
          <w:ins w:id="271" w:author="My Nguyễn" w:date="2023-06-25T13:44:00Z">
            <w:del w:id="272" w:author="Lưu Gia Huy" w:date="2023-10-03T22:50:00Z">
              <w:r w:rsidDel="002C45E0">
                <w:rPr>
                  <w:noProof/>
                </w:rPr>
                <w:delText>14</w:delText>
              </w:r>
            </w:del>
          </w:ins>
          <w:ins w:id="273" w:author="Lưu Gia Huy" w:date="2023-06-25T12:27:00Z">
            <w:r>
              <w:fldChar w:fldCharType="end"/>
            </w:r>
            <w:r>
              <w:rPr>
                <w:rStyle w:val="Hyperlink"/>
              </w:rPr>
              <w:fldChar w:fldCharType="end"/>
            </w:r>
          </w:ins>
        </w:p>
        <w:p w14:paraId="13EBA47A" w14:textId="20040BF2" w:rsidR="00501C7E" w:rsidRDefault="00000000">
          <w:pPr>
            <w:pStyle w:val="TOC2"/>
            <w:tabs>
              <w:tab w:val="left" w:pos="880"/>
              <w:tab w:val="right" w:leader="dot" w:pos="8777"/>
            </w:tabs>
            <w:rPr>
              <w:ins w:id="274" w:author="Lưu Gia Huy" w:date="2023-06-25T12:27:00Z"/>
              <w:rFonts w:asciiTheme="minorHAnsi" w:eastAsiaTheme="minorEastAsia" w:hAnsiTheme="minorHAnsi"/>
              <w:kern w:val="2"/>
              <w:sz w:val="22"/>
              <w:lang w:val="en-US"/>
              <w14:ligatures w14:val="standardContextual"/>
            </w:rPr>
          </w:pPr>
          <w:ins w:id="275" w:author="Lưu Gia Huy" w:date="2023-06-25T12:27:00Z">
            <w:r>
              <w:rPr>
                <w:rStyle w:val="Hyperlink"/>
              </w:rPr>
              <w:fldChar w:fldCharType="begin"/>
            </w:r>
            <w:r>
              <w:rPr>
                <w:rStyle w:val="Hyperlink"/>
              </w:rPr>
              <w:instrText xml:space="preserve"> </w:instrText>
            </w:r>
            <w:r>
              <w:instrText>HYPERLINK \l "_Toc138588518"</w:instrText>
            </w:r>
            <w:r>
              <w:rPr>
                <w:rStyle w:val="Hyperlink"/>
              </w:rPr>
              <w:instrText xml:space="preserve"> </w:instrText>
            </w:r>
            <w:r>
              <w:rPr>
                <w:rStyle w:val="Hyperlink"/>
              </w:rPr>
            </w:r>
            <w:r>
              <w:rPr>
                <w:rStyle w:val="Hyperlink"/>
              </w:rPr>
              <w:fldChar w:fldCharType="separate"/>
            </w:r>
            <w:r>
              <w:rPr>
                <w:rStyle w:val="Hyperlink"/>
                <w:rFonts w:ascii="Times New Roman" w:hAnsi="Times New Roman" w:cs="Times New Roman"/>
              </w:rPr>
              <w:t>3.2.</w:t>
            </w:r>
            <w:r>
              <w:rPr>
                <w:rFonts w:asciiTheme="minorHAnsi" w:eastAsiaTheme="minorEastAsia" w:hAnsiTheme="minorHAnsi"/>
                <w:kern w:val="2"/>
                <w:sz w:val="22"/>
                <w:lang w:val="en-US"/>
                <w14:ligatures w14:val="standardContextual"/>
              </w:rPr>
              <w:tab/>
            </w:r>
            <w:r>
              <w:rPr>
                <w:rStyle w:val="Hyperlink"/>
                <w:rFonts w:ascii="Times New Roman" w:hAnsi="Times New Roman" w:cs="Times New Roman"/>
              </w:rPr>
              <w:t>Resource usage</w:t>
            </w:r>
            <w:r>
              <w:tab/>
            </w:r>
            <w:r>
              <w:fldChar w:fldCharType="begin"/>
            </w:r>
            <w:r>
              <w:instrText xml:space="preserve"> PAGEREF _Toc138588518 \h </w:instrText>
            </w:r>
          </w:ins>
          <w:r>
            <w:fldChar w:fldCharType="separate"/>
          </w:r>
          <w:ins w:id="276" w:author="Lưu Gia Huy" w:date="2023-10-03T22:50:00Z">
            <w:r w:rsidR="002C45E0">
              <w:rPr>
                <w:noProof/>
              </w:rPr>
              <w:t>14</w:t>
            </w:r>
          </w:ins>
          <w:ins w:id="277" w:author="My Nguyễn" w:date="2023-06-25T13:44:00Z">
            <w:del w:id="278" w:author="Lưu Gia Huy" w:date="2023-10-03T22:50:00Z">
              <w:r w:rsidDel="002C45E0">
                <w:rPr>
                  <w:noProof/>
                </w:rPr>
                <w:delText>14</w:delText>
              </w:r>
            </w:del>
          </w:ins>
          <w:ins w:id="279" w:author="Lưu Gia Huy" w:date="2023-06-25T12:27:00Z">
            <w:r>
              <w:fldChar w:fldCharType="end"/>
            </w:r>
            <w:r>
              <w:rPr>
                <w:rStyle w:val="Hyperlink"/>
              </w:rPr>
              <w:fldChar w:fldCharType="end"/>
            </w:r>
          </w:ins>
        </w:p>
        <w:p w14:paraId="52119172" w14:textId="15A462F3" w:rsidR="00501C7E" w:rsidRDefault="00000000">
          <w:pPr>
            <w:pStyle w:val="TOC3"/>
            <w:tabs>
              <w:tab w:val="left" w:pos="1540"/>
              <w:tab w:val="right" w:leader="dot" w:pos="8777"/>
            </w:tabs>
            <w:rPr>
              <w:ins w:id="280" w:author="Lưu Gia Huy" w:date="2023-06-25T12:27:00Z"/>
              <w:rFonts w:asciiTheme="minorHAnsi" w:eastAsiaTheme="minorEastAsia" w:hAnsiTheme="minorHAnsi"/>
              <w:kern w:val="2"/>
              <w:sz w:val="22"/>
              <w:lang w:val="en-US"/>
              <w14:ligatures w14:val="standardContextual"/>
            </w:rPr>
          </w:pPr>
          <w:ins w:id="281" w:author="Lưu Gia Huy" w:date="2023-06-25T12:27:00Z">
            <w:r>
              <w:rPr>
                <w:rStyle w:val="Hyperlink"/>
              </w:rPr>
              <w:fldChar w:fldCharType="begin"/>
            </w:r>
            <w:r>
              <w:rPr>
                <w:rStyle w:val="Hyperlink"/>
              </w:rPr>
              <w:instrText xml:space="preserve"> </w:instrText>
            </w:r>
            <w:r>
              <w:instrText>HYPERLINK \l "_Toc138588519"</w:instrText>
            </w:r>
            <w:r>
              <w:rPr>
                <w:rStyle w:val="Hyperlink"/>
              </w:rPr>
              <w:instrText xml:space="preserve"> </w:instrText>
            </w:r>
            <w:r>
              <w:rPr>
                <w:rStyle w:val="Hyperlink"/>
              </w:rPr>
            </w:r>
            <w:r>
              <w:rPr>
                <w:rStyle w:val="Hyperlink"/>
              </w:rPr>
              <w:fldChar w:fldCharType="separate"/>
            </w:r>
            <w:r>
              <w:rPr>
                <w:rStyle w:val="Hyperlink"/>
              </w:rPr>
              <w:t>3.2.1.</w:t>
            </w:r>
            <w:r>
              <w:rPr>
                <w:rFonts w:asciiTheme="minorHAnsi" w:eastAsiaTheme="minorEastAsia" w:hAnsiTheme="minorHAnsi"/>
                <w:kern w:val="2"/>
                <w:sz w:val="22"/>
                <w:lang w:val="en-US"/>
                <w14:ligatures w14:val="standardContextual"/>
              </w:rPr>
              <w:tab/>
            </w:r>
            <w:r>
              <w:rPr>
                <w:rStyle w:val="Hyperlink"/>
                <w:rFonts w:ascii="Times New Roman" w:hAnsi="Times New Roman" w:cs="Times New Roman"/>
              </w:rPr>
              <w:t>Machine Specifications</w:t>
            </w:r>
            <w:r>
              <w:tab/>
            </w:r>
            <w:r>
              <w:fldChar w:fldCharType="begin"/>
            </w:r>
            <w:r>
              <w:instrText xml:space="preserve"> PAGEREF _Toc138588519 \h </w:instrText>
            </w:r>
          </w:ins>
          <w:r>
            <w:fldChar w:fldCharType="separate"/>
          </w:r>
          <w:ins w:id="282" w:author="Lưu Gia Huy" w:date="2023-10-03T22:50:00Z">
            <w:r w:rsidR="002C45E0">
              <w:rPr>
                <w:noProof/>
              </w:rPr>
              <w:t>14</w:t>
            </w:r>
          </w:ins>
          <w:ins w:id="283" w:author="My Nguyễn" w:date="2023-06-25T13:44:00Z">
            <w:del w:id="284" w:author="Lưu Gia Huy" w:date="2023-10-03T22:50:00Z">
              <w:r w:rsidDel="002C45E0">
                <w:rPr>
                  <w:noProof/>
                </w:rPr>
                <w:delText>14</w:delText>
              </w:r>
            </w:del>
          </w:ins>
          <w:ins w:id="285" w:author="Lưu Gia Huy" w:date="2023-06-25T12:27:00Z">
            <w:r>
              <w:fldChar w:fldCharType="end"/>
            </w:r>
            <w:r>
              <w:rPr>
                <w:rStyle w:val="Hyperlink"/>
              </w:rPr>
              <w:fldChar w:fldCharType="end"/>
            </w:r>
          </w:ins>
        </w:p>
        <w:p w14:paraId="070593F1" w14:textId="416C19BF" w:rsidR="00501C7E" w:rsidRDefault="00000000">
          <w:pPr>
            <w:pStyle w:val="TOC3"/>
            <w:tabs>
              <w:tab w:val="left" w:pos="1540"/>
              <w:tab w:val="right" w:leader="dot" w:pos="8777"/>
            </w:tabs>
            <w:rPr>
              <w:ins w:id="286" w:author="Lưu Gia Huy" w:date="2023-06-25T12:27:00Z"/>
              <w:rFonts w:asciiTheme="minorHAnsi" w:eastAsiaTheme="minorEastAsia" w:hAnsiTheme="minorHAnsi"/>
              <w:kern w:val="2"/>
              <w:sz w:val="22"/>
              <w:lang w:val="en-US"/>
              <w14:ligatures w14:val="standardContextual"/>
            </w:rPr>
          </w:pPr>
          <w:ins w:id="287" w:author="Lưu Gia Huy" w:date="2023-06-25T12:27:00Z">
            <w:r>
              <w:rPr>
                <w:rStyle w:val="Hyperlink"/>
              </w:rPr>
              <w:lastRenderedPageBreak/>
              <w:fldChar w:fldCharType="begin"/>
            </w:r>
            <w:r>
              <w:rPr>
                <w:rStyle w:val="Hyperlink"/>
              </w:rPr>
              <w:instrText xml:space="preserve"> </w:instrText>
            </w:r>
            <w:r>
              <w:instrText>HYPERLINK \l "_Toc138588520"</w:instrText>
            </w:r>
            <w:r>
              <w:rPr>
                <w:rStyle w:val="Hyperlink"/>
              </w:rPr>
              <w:instrText xml:space="preserve"> </w:instrText>
            </w:r>
            <w:r>
              <w:rPr>
                <w:rStyle w:val="Hyperlink"/>
              </w:rPr>
            </w:r>
            <w:r>
              <w:rPr>
                <w:rStyle w:val="Hyperlink"/>
              </w:rPr>
              <w:fldChar w:fldCharType="separate"/>
            </w:r>
            <w:r>
              <w:rPr>
                <w:rStyle w:val="Hyperlink"/>
              </w:rPr>
              <w:t>3.2.2.</w:t>
            </w:r>
            <w:r>
              <w:rPr>
                <w:rFonts w:asciiTheme="minorHAnsi" w:eastAsiaTheme="minorEastAsia" w:hAnsiTheme="minorHAnsi"/>
                <w:kern w:val="2"/>
                <w:sz w:val="22"/>
                <w:lang w:val="en-US"/>
                <w14:ligatures w14:val="standardContextual"/>
              </w:rPr>
              <w:tab/>
            </w:r>
            <w:r>
              <w:rPr>
                <w:rStyle w:val="Hyperlink"/>
                <w:rFonts w:ascii="Times New Roman" w:hAnsi="Times New Roman" w:cs="Times New Roman"/>
              </w:rPr>
              <w:t>Data usage</w:t>
            </w:r>
            <w:r>
              <w:tab/>
            </w:r>
            <w:r>
              <w:fldChar w:fldCharType="begin"/>
            </w:r>
            <w:r>
              <w:instrText xml:space="preserve"> PAGEREF _Toc138588520 \h </w:instrText>
            </w:r>
          </w:ins>
          <w:r>
            <w:fldChar w:fldCharType="separate"/>
          </w:r>
          <w:ins w:id="288" w:author="Lưu Gia Huy" w:date="2023-10-03T22:50:00Z">
            <w:r w:rsidR="002C45E0">
              <w:rPr>
                <w:noProof/>
              </w:rPr>
              <w:t>15</w:t>
            </w:r>
          </w:ins>
          <w:ins w:id="289" w:author="My Nguyễn" w:date="2023-06-25T13:44:00Z">
            <w:del w:id="290" w:author="Lưu Gia Huy" w:date="2023-10-03T22:50:00Z">
              <w:r w:rsidDel="002C45E0">
                <w:rPr>
                  <w:noProof/>
                </w:rPr>
                <w:delText>15</w:delText>
              </w:r>
            </w:del>
          </w:ins>
          <w:ins w:id="291" w:author="Lưu Gia Huy" w:date="2023-06-25T12:27:00Z">
            <w:r>
              <w:fldChar w:fldCharType="end"/>
            </w:r>
            <w:r>
              <w:rPr>
                <w:rStyle w:val="Hyperlink"/>
              </w:rPr>
              <w:fldChar w:fldCharType="end"/>
            </w:r>
          </w:ins>
        </w:p>
        <w:p w14:paraId="7C0929A3" w14:textId="75A1CB08" w:rsidR="00501C7E" w:rsidRDefault="00000000">
          <w:pPr>
            <w:pStyle w:val="TOC2"/>
            <w:tabs>
              <w:tab w:val="left" w:pos="880"/>
              <w:tab w:val="right" w:leader="dot" w:pos="8777"/>
            </w:tabs>
            <w:rPr>
              <w:ins w:id="292" w:author="Lưu Gia Huy" w:date="2023-06-25T12:27:00Z"/>
              <w:rFonts w:asciiTheme="minorHAnsi" w:eastAsiaTheme="minorEastAsia" w:hAnsiTheme="minorHAnsi"/>
              <w:kern w:val="2"/>
              <w:sz w:val="22"/>
              <w:lang w:val="en-US"/>
              <w14:ligatures w14:val="standardContextual"/>
            </w:rPr>
          </w:pPr>
          <w:ins w:id="293" w:author="Lưu Gia Huy" w:date="2023-06-25T12:27:00Z">
            <w:r>
              <w:rPr>
                <w:rStyle w:val="Hyperlink"/>
              </w:rPr>
              <w:fldChar w:fldCharType="begin"/>
            </w:r>
            <w:r>
              <w:rPr>
                <w:rStyle w:val="Hyperlink"/>
              </w:rPr>
              <w:instrText xml:space="preserve"> </w:instrText>
            </w:r>
            <w:r>
              <w:instrText>HYPERLINK \l "_Toc138588521"</w:instrText>
            </w:r>
            <w:r>
              <w:rPr>
                <w:rStyle w:val="Hyperlink"/>
              </w:rPr>
              <w:instrText xml:space="preserve"> </w:instrText>
            </w:r>
            <w:r>
              <w:rPr>
                <w:rStyle w:val="Hyperlink"/>
              </w:rPr>
            </w:r>
            <w:r>
              <w:rPr>
                <w:rStyle w:val="Hyperlink"/>
              </w:rPr>
              <w:fldChar w:fldCharType="separate"/>
            </w:r>
            <w:r>
              <w:rPr>
                <w:rStyle w:val="Hyperlink"/>
                <w:rFonts w:ascii="Times New Roman" w:hAnsi="Times New Roman" w:cs="Times New Roman"/>
              </w:rPr>
              <w:t>3.3.</w:t>
            </w:r>
            <w:r>
              <w:rPr>
                <w:rFonts w:asciiTheme="minorHAnsi" w:eastAsiaTheme="minorEastAsia" w:hAnsiTheme="minorHAnsi"/>
                <w:kern w:val="2"/>
                <w:sz w:val="22"/>
                <w:lang w:val="en-US"/>
                <w14:ligatures w14:val="standardContextual"/>
              </w:rPr>
              <w:tab/>
            </w:r>
            <w:r>
              <w:rPr>
                <w:rStyle w:val="Hyperlink"/>
                <w:rFonts w:ascii="Times New Roman" w:hAnsi="Times New Roman" w:cs="Times New Roman"/>
              </w:rPr>
              <w:t>Data proccessing steps</w:t>
            </w:r>
            <w:r>
              <w:tab/>
            </w:r>
            <w:r>
              <w:fldChar w:fldCharType="begin"/>
            </w:r>
            <w:r>
              <w:instrText xml:space="preserve"> PAGEREF _Toc138588521 \h </w:instrText>
            </w:r>
          </w:ins>
          <w:r>
            <w:fldChar w:fldCharType="separate"/>
          </w:r>
          <w:ins w:id="294" w:author="Lưu Gia Huy" w:date="2023-10-03T22:50:00Z">
            <w:r w:rsidR="002C45E0">
              <w:rPr>
                <w:noProof/>
              </w:rPr>
              <w:t>16</w:t>
            </w:r>
          </w:ins>
          <w:ins w:id="295" w:author="My Nguyễn" w:date="2023-06-25T13:44:00Z">
            <w:del w:id="296" w:author="Lưu Gia Huy" w:date="2023-10-03T22:50:00Z">
              <w:r w:rsidDel="002C45E0">
                <w:rPr>
                  <w:noProof/>
                </w:rPr>
                <w:delText>16</w:delText>
              </w:r>
            </w:del>
          </w:ins>
          <w:ins w:id="297" w:author="Lưu Gia Huy" w:date="2023-06-25T12:27:00Z">
            <w:r>
              <w:fldChar w:fldCharType="end"/>
            </w:r>
            <w:r>
              <w:rPr>
                <w:rStyle w:val="Hyperlink"/>
              </w:rPr>
              <w:fldChar w:fldCharType="end"/>
            </w:r>
          </w:ins>
        </w:p>
        <w:p w14:paraId="068F4F0D" w14:textId="4C68884D" w:rsidR="00501C7E" w:rsidRDefault="00000000">
          <w:pPr>
            <w:pStyle w:val="TOC2"/>
            <w:tabs>
              <w:tab w:val="left" w:pos="880"/>
              <w:tab w:val="right" w:leader="dot" w:pos="8777"/>
            </w:tabs>
            <w:rPr>
              <w:ins w:id="298" w:author="Lưu Gia Huy" w:date="2023-06-25T12:27:00Z"/>
              <w:rFonts w:asciiTheme="minorHAnsi" w:eastAsiaTheme="minorEastAsia" w:hAnsiTheme="minorHAnsi"/>
              <w:kern w:val="2"/>
              <w:sz w:val="22"/>
              <w:lang w:val="en-US"/>
              <w14:ligatures w14:val="standardContextual"/>
            </w:rPr>
          </w:pPr>
          <w:ins w:id="299" w:author="Lưu Gia Huy" w:date="2023-06-25T12:27:00Z">
            <w:r>
              <w:rPr>
                <w:rStyle w:val="Hyperlink"/>
              </w:rPr>
              <w:fldChar w:fldCharType="begin"/>
            </w:r>
            <w:r>
              <w:rPr>
                <w:rStyle w:val="Hyperlink"/>
              </w:rPr>
              <w:instrText xml:space="preserve"> </w:instrText>
            </w:r>
            <w:r>
              <w:instrText>HYPERLINK \l "_Toc138588525"</w:instrText>
            </w:r>
            <w:r>
              <w:rPr>
                <w:rStyle w:val="Hyperlink"/>
              </w:rPr>
              <w:instrText xml:space="preserve"> </w:instrText>
            </w:r>
            <w:r>
              <w:rPr>
                <w:rStyle w:val="Hyperlink"/>
              </w:rPr>
            </w:r>
            <w:r>
              <w:rPr>
                <w:rStyle w:val="Hyperlink"/>
              </w:rPr>
              <w:fldChar w:fldCharType="separate"/>
            </w:r>
            <w:r>
              <w:rPr>
                <w:rStyle w:val="Hyperlink"/>
                <w:rFonts w:ascii="Times New Roman" w:hAnsi="Times New Roman" w:cs="Times New Roman"/>
              </w:rPr>
              <w:t>3.4.</w:t>
            </w:r>
            <w:r>
              <w:rPr>
                <w:rFonts w:asciiTheme="minorHAnsi" w:eastAsiaTheme="minorEastAsia" w:hAnsiTheme="minorHAnsi"/>
                <w:kern w:val="2"/>
                <w:sz w:val="22"/>
                <w:lang w:val="en-US"/>
                <w14:ligatures w14:val="standardContextual"/>
              </w:rPr>
              <w:tab/>
            </w:r>
            <w:r>
              <w:rPr>
                <w:rStyle w:val="Hyperlink"/>
                <w:rFonts w:ascii="Times New Roman" w:hAnsi="Times New Roman" w:cs="Times New Roman"/>
              </w:rPr>
              <w:t>Random forest with CKKS scheme</w:t>
            </w:r>
            <w:r>
              <w:tab/>
            </w:r>
            <w:r>
              <w:fldChar w:fldCharType="begin"/>
            </w:r>
            <w:r>
              <w:instrText xml:space="preserve"> PAGEREF _Toc138588525 \h </w:instrText>
            </w:r>
          </w:ins>
          <w:r>
            <w:fldChar w:fldCharType="separate"/>
          </w:r>
          <w:ins w:id="300" w:author="Lưu Gia Huy" w:date="2023-10-03T22:50:00Z">
            <w:r w:rsidR="002C45E0">
              <w:rPr>
                <w:noProof/>
              </w:rPr>
              <w:t>17</w:t>
            </w:r>
          </w:ins>
          <w:ins w:id="301" w:author="My Nguyễn" w:date="2023-06-25T13:44:00Z">
            <w:del w:id="302" w:author="Lưu Gia Huy" w:date="2023-10-03T22:50:00Z">
              <w:r w:rsidDel="002C45E0">
                <w:rPr>
                  <w:noProof/>
                </w:rPr>
                <w:delText>17</w:delText>
              </w:r>
            </w:del>
          </w:ins>
          <w:ins w:id="303" w:author="Lưu Gia Huy" w:date="2023-06-25T12:27:00Z">
            <w:r>
              <w:fldChar w:fldCharType="end"/>
            </w:r>
            <w:r>
              <w:rPr>
                <w:rStyle w:val="Hyperlink"/>
              </w:rPr>
              <w:fldChar w:fldCharType="end"/>
            </w:r>
          </w:ins>
        </w:p>
        <w:p w14:paraId="42D84A83" w14:textId="34B056AD" w:rsidR="00501C7E" w:rsidRDefault="00000000">
          <w:pPr>
            <w:pStyle w:val="TOC3"/>
            <w:tabs>
              <w:tab w:val="left" w:pos="1540"/>
              <w:tab w:val="right" w:leader="dot" w:pos="8777"/>
            </w:tabs>
            <w:rPr>
              <w:ins w:id="304" w:author="Lưu Gia Huy" w:date="2023-06-25T12:27:00Z"/>
              <w:rFonts w:asciiTheme="minorHAnsi" w:eastAsiaTheme="minorEastAsia" w:hAnsiTheme="minorHAnsi"/>
              <w:kern w:val="2"/>
              <w:sz w:val="22"/>
              <w:lang w:val="en-US"/>
              <w14:ligatures w14:val="standardContextual"/>
            </w:rPr>
          </w:pPr>
          <w:ins w:id="305" w:author="Lưu Gia Huy" w:date="2023-06-25T12:27:00Z">
            <w:r>
              <w:rPr>
                <w:rStyle w:val="Hyperlink"/>
              </w:rPr>
              <w:fldChar w:fldCharType="begin"/>
            </w:r>
            <w:r>
              <w:rPr>
                <w:rStyle w:val="Hyperlink"/>
              </w:rPr>
              <w:instrText xml:space="preserve"> </w:instrText>
            </w:r>
            <w:r>
              <w:instrText>HYPERLINK \l "_Toc138588526"</w:instrText>
            </w:r>
            <w:r>
              <w:rPr>
                <w:rStyle w:val="Hyperlink"/>
              </w:rPr>
              <w:instrText xml:space="preserve"> </w:instrText>
            </w:r>
            <w:r>
              <w:rPr>
                <w:rStyle w:val="Hyperlink"/>
              </w:rPr>
            </w:r>
            <w:r>
              <w:rPr>
                <w:rStyle w:val="Hyperlink"/>
              </w:rPr>
              <w:fldChar w:fldCharType="separate"/>
            </w:r>
            <w:r>
              <w:rPr>
                <w:rStyle w:val="Hyperlink"/>
              </w:rPr>
              <w:t>3.4.1.</w:t>
            </w:r>
            <w:r>
              <w:rPr>
                <w:rFonts w:asciiTheme="minorHAnsi" w:eastAsiaTheme="minorEastAsia" w:hAnsiTheme="minorHAnsi"/>
                <w:kern w:val="2"/>
                <w:sz w:val="22"/>
                <w:lang w:val="en-US"/>
                <w14:ligatures w14:val="standardContextual"/>
              </w:rPr>
              <w:tab/>
            </w:r>
            <w:r>
              <w:rPr>
                <w:rStyle w:val="Hyperlink"/>
                <w:rFonts w:ascii="Times New Roman" w:hAnsi="Times New Roman" w:cs="Times New Roman"/>
              </w:rPr>
              <w:t>Initializing Parameters</w:t>
            </w:r>
            <w:r>
              <w:tab/>
            </w:r>
            <w:r>
              <w:fldChar w:fldCharType="begin"/>
            </w:r>
            <w:r>
              <w:instrText xml:space="preserve"> PAGEREF _Toc138588526 \h </w:instrText>
            </w:r>
          </w:ins>
          <w:r>
            <w:fldChar w:fldCharType="separate"/>
          </w:r>
          <w:ins w:id="306" w:author="Lưu Gia Huy" w:date="2023-10-03T22:50:00Z">
            <w:r w:rsidR="002C45E0">
              <w:rPr>
                <w:noProof/>
              </w:rPr>
              <w:t>17</w:t>
            </w:r>
          </w:ins>
          <w:ins w:id="307" w:author="My Nguyễn" w:date="2023-06-25T13:44:00Z">
            <w:del w:id="308" w:author="Lưu Gia Huy" w:date="2023-10-03T22:50:00Z">
              <w:r w:rsidDel="002C45E0">
                <w:rPr>
                  <w:noProof/>
                </w:rPr>
                <w:delText>17</w:delText>
              </w:r>
            </w:del>
          </w:ins>
          <w:ins w:id="309" w:author="Lưu Gia Huy" w:date="2023-06-25T12:27:00Z">
            <w:r>
              <w:fldChar w:fldCharType="end"/>
            </w:r>
            <w:r>
              <w:rPr>
                <w:rStyle w:val="Hyperlink"/>
              </w:rPr>
              <w:fldChar w:fldCharType="end"/>
            </w:r>
          </w:ins>
        </w:p>
        <w:p w14:paraId="7EAF648B" w14:textId="6DF22F61" w:rsidR="00501C7E" w:rsidRDefault="00000000">
          <w:pPr>
            <w:pStyle w:val="TOC3"/>
            <w:tabs>
              <w:tab w:val="left" w:pos="1540"/>
              <w:tab w:val="right" w:leader="dot" w:pos="8777"/>
            </w:tabs>
            <w:rPr>
              <w:ins w:id="310" w:author="Lưu Gia Huy" w:date="2023-06-25T12:27:00Z"/>
              <w:rFonts w:asciiTheme="minorHAnsi" w:eastAsiaTheme="minorEastAsia" w:hAnsiTheme="minorHAnsi"/>
              <w:kern w:val="2"/>
              <w:sz w:val="22"/>
              <w:lang w:val="en-US"/>
              <w14:ligatures w14:val="standardContextual"/>
            </w:rPr>
          </w:pPr>
          <w:ins w:id="311" w:author="Lưu Gia Huy" w:date="2023-06-25T12:27:00Z">
            <w:r>
              <w:rPr>
                <w:rStyle w:val="Hyperlink"/>
              </w:rPr>
              <w:fldChar w:fldCharType="begin"/>
            </w:r>
            <w:r>
              <w:rPr>
                <w:rStyle w:val="Hyperlink"/>
              </w:rPr>
              <w:instrText xml:space="preserve"> </w:instrText>
            </w:r>
            <w:r>
              <w:instrText>HYPERLINK \l "_Toc138588527"</w:instrText>
            </w:r>
            <w:r>
              <w:rPr>
                <w:rStyle w:val="Hyperlink"/>
              </w:rPr>
              <w:instrText xml:space="preserve"> </w:instrText>
            </w:r>
            <w:r>
              <w:rPr>
                <w:rStyle w:val="Hyperlink"/>
              </w:rPr>
            </w:r>
            <w:r>
              <w:rPr>
                <w:rStyle w:val="Hyperlink"/>
              </w:rPr>
              <w:fldChar w:fldCharType="separate"/>
            </w:r>
            <w:r>
              <w:rPr>
                <w:rStyle w:val="Hyperlink"/>
              </w:rPr>
              <w:t>3.4.2.</w:t>
            </w:r>
            <w:r>
              <w:rPr>
                <w:rFonts w:asciiTheme="minorHAnsi" w:eastAsiaTheme="minorEastAsia" w:hAnsiTheme="minorHAnsi"/>
                <w:kern w:val="2"/>
                <w:sz w:val="22"/>
                <w:lang w:val="en-US"/>
                <w14:ligatures w14:val="standardContextual"/>
              </w:rPr>
              <w:tab/>
            </w:r>
            <w:r>
              <w:rPr>
                <w:rStyle w:val="Hyperlink"/>
                <w:rFonts w:ascii="Times New Roman" w:hAnsi="Times New Roman" w:cs="Times New Roman"/>
              </w:rPr>
              <w:t>Implementation code</w:t>
            </w:r>
            <w:r>
              <w:tab/>
            </w:r>
            <w:r>
              <w:fldChar w:fldCharType="begin"/>
            </w:r>
            <w:r>
              <w:instrText xml:space="preserve"> PAGEREF _Toc138588527 \h </w:instrText>
            </w:r>
          </w:ins>
          <w:r>
            <w:fldChar w:fldCharType="separate"/>
          </w:r>
          <w:ins w:id="312" w:author="Lưu Gia Huy" w:date="2023-10-03T22:50:00Z">
            <w:r w:rsidR="002C45E0">
              <w:rPr>
                <w:noProof/>
              </w:rPr>
              <w:t>19</w:t>
            </w:r>
          </w:ins>
          <w:ins w:id="313" w:author="My Nguyễn" w:date="2023-06-25T13:44:00Z">
            <w:del w:id="314" w:author="Lưu Gia Huy" w:date="2023-10-03T22:50:00Z">
              <w:r w:rsidDel="002C45E0">
                <w:rPr>
                  <w:noProof/>
                </w:rPr>
                <w:delText>19</w:delText>
              </w:r>
            </w:del>
          </w:ins>
          <w:ins w:id="315" w:author="Lưu Gia Huy" w:date="2023-06-25T12:27:00Z">
            <w:r>
              <w:fldChar w:fldCharType="end"/>
            </w:r>
            <w:r>
              <w:rPr>
                <w:rStyle w:val="Hyperlink"/>
              </w:rPr>
              <w:fldChar w:fldCharType="end"/>
            </w:r>
          </w:ins>
        </w:p>
        <w:p w14:paraId="29B12A59" w14:textId="3982817E" w:rsidR="00501C7E" w:rsidRDefault="00000000">
          <w:pPr>
            <w:pStyle w:val="TOC3"/>
            <w:tabs>
              <w:tab w:val="left" w:pos="1540"/>
              <w:tab w:val="right" w:leader="dot" w:pos="8777"/>
            </w:tabs>
            <w:rPr>
              <w:ins w:id="316" w:author="Lưu Gia Huy" w:date="2023-06-25T12:27:00Z"/>
              <w:rFonts w:asciiTheme="minorHAnsi" w:eastAsiaTheme="minorEastAsia" w:hAnsiTheme="minorHAnsi"/>
              <w:kern w:val="2"/>
              <w:sz w:val="22"/>
              <w:lang w:val="en-US"/>
              <w14:ligatures w14:val="standardContextual"/>
            </w:rPr>
          </w:pPr>
          <w:ins w:id="317" w:author="Lưu Gia Huy" w:date="2023-06-25T12:27:00Z">
            <w:r>
              <w:rPr>
                <w:rStyle w:val="Hyperlink"/>
              </w:rPr>
              <w:fldChar w:fldCharType="begin"/>
            </w:r>
            <w:r>
              <w:rPr>
                <w:rStyle w:val="Hyperlink"/>
              </w:rPr>
              <w:instrText xml:space="preserve"> </w:instrText>
            </w:r>
            <w:r>
              <w:instrText>HYPERLINK \l "_Toc138588528"</w:instrText>
            </w:r>
            <w:r>
              <w:rPr>
                <w:rStyle w:val="Hyperlink"/>
              </w:rPr>
              <w:instrText xml:space="preserve"> </w:instrText>
            </w:r>
            <w:r>
              <w:rPr>
                <w:rStyle w:val="Hyperlink"/>
              </w:rPr>
            </w:r>
            <w:r>
              <w:rPr>
                <w:rStyle w:val="Hyperlink"/>
              </w:rPr>
              <w:fldChar w:fldCharType="separate"/>
            </w:r>
            <w:r>
              <w:rPr>
                <w:rStyle w:val="Hyperlink"/>
              </w:rPr>
              <w:t>3.4.3.</w:t>
            </w:r>
            <w:r>
              <w:rPr>
                <w:rFonts w:asciiTheme="minorHAnsi" w:eastAsiaTheme="minorEastAsia" w:hAnsiTheme="minorHAnsi"/>
                <w:kern w:val="2"/>
                <w:sz w:val="22"/>
                <w:lang w:val="en-US"/>
                <w14:ligatures w14:val="standardContextual"/>
              </w:rPr>
              <w:tab/>
            </w:r>
            <w:r>
              <w:rPr>
                <w:rStyle w:val="Hyperlink"/>
                <w:rFonts w:ascii="Times New Roman" w:hAnsi="Times New Roman" w:cs="Times New Roman"/>
              </w:rPr>
              <w:t>Result</w:t>
            </w:r>
            <w:r>
              <w:tab/>
            </w:r>
            <w:r>
              <w:fldChar w:fldCharType="begin"/>
            </w:r>
            <w:r>
              <w:instrText xml:space="preserve"> PAGEREF _Toc138588528 \h </w:instrText>
            </w:r>
          </w:ins>
          <w:r>
            <w:fldChar w:fldCharType="separate"/>
          </w:r>
          <w:ins w:id="318" w:author="Lưu Gia Huy" w:date="2023-10-03T22:50:00Z">
            <w:r w:rsidR="002C45E0">
              <w:rPr>
                <w:noProof/>
              </w:rPr>
              <w:t>20</w:t>
            </w:r>
          </w:ins>
          <w:ins w:id="319" w:author="My Nguyễn" w:date="2023-06-25T13:44:00Z">
            <w:del w:id="320" w:author="Lưu Gia Huy" w:date="2023-10-03T22:50:00Z">
              <w:r w:rsidDel="002C45E0">
                <w:rPr>
                  <w:noProof/>
                </w:rPr>
                <w:delText>20</w:delText>
              </w:r>
            </w:del>
          </w:ins>
          <w:ins w:id="321" w:author="Lưu Gia Huy" w:date="2023-06-25T12:27:00Z">
            <w:r>
              <w:fldChar w:fldCharType="end"/>
            </w:r>
            <w:r>
              <w:rPr>
                <w:rStyle w:val="Hyperlink"/>
              </w:rPr>
              <w:fldChar w:fldCharType="end"/>
            </w:r>
          </w:ins>
        </w:p>
        <w:p w14:paraId="0CB269EF" w14:textId="6772BB20" w:rsidR="00501C7E" w:rsidRDefault="00000000">
          <w:pPr>
            <w:pStyle w:val="TOC3"/>
            <w:tabs>
              <w:tab w:val="left" w:pos="1540"/>
              <w:tab w:val="right" w:leader="dot" w:pos="8777"/>
            </w:tabs>
            <w:rPr>
              <w:ins w:id="322" w:author="Lưu Gia Huy" w:date="2023-06-25T12:27:00Z"/>
              <w:rFonts w:asciiTheme="minorHAnsi" w:eastAsiaTheme="minorEastAsia" w:hAnsiTheme="minorHAnsi"/>
              <w:kern w:val="2"/>
              <w:sz w:val="22"/>
              <w:lang w:val="en-US"/>
              <w14:ligatures w14:val="standardContextual"/>
            </w:rPr>
          </w:pPr>
          <w:ins w:id="323" w:author="Lưu Gia Huy" w:date="2023-06-25T12:27:00Z">
            <w:r>
              <w:rPr>
                <w:rStyle w:val="Hyperlink"/>
              </w:rPr>
              <w:fldChar w:fldCharType="begin"/>
            </w:r>
            <w:r>
              <w:rPr>
                <w:rStyle w:val="Hyperlink"/>
              </w:rPr>
              <w:instrText xml:space="preserve"> </w:instrText>
            </w:r>
            <w:r>
              <w:instrText>HYPERLINK \l "_Toc138588529"</w:instrText>
            </w:r>
            <w:r>
              <w:rPr>
                <w:rStyle w:val="Hyperlink"/>
              </w:rPr>
              <w:instrText xml:space="preserve"> </w:instrText>
            </w:r>
            <w:r>
              <w:rPr>
                <w:rStyle w:val="Hyperlink"/>
              </w:rPr>
            </w:r>
            <w:r>
              <w:rPr>
                <w:rStyle w:val="Hyperlink"/>
              </w:rPr>
              <w:fldChar w:fldCharType="separate"/>
            </w:r>
            <w:r>
              <w:rPr>
                <w:rStyle w:val="Hyperlink"/>
              </w:rPr>
              <w:t>3.4.4.</w:t>
            </w:r>
            <w:r>
              <w:rPr>
                <w:rFonts w:asciiTheme="minorHAnsi" w:eastAsiaTheme="minorEastAsia" w:hAnsiTheme="minorHAnsi"/>
                <w:kern w:val="2"/>
                <w:sz w:val="22"/>
                <w:lang w:val="en-US"/>
                <w14:ligatures w14:val="standardContextual"/>
              </w:rPr>
              <w:tab/>
            </w:r>
            <w:r>
              <w:rPr>
                <w:rStyle w:val="Hyperlink"/>
                <w:rFonts w:ascii="Times New Roman" w:hAnsi="Times New Roman" w:cs="Times New Roman"/>
              </w:rPr>
              <w:t>Completion time</w:t>
            </w:r>
            <w:r>
              <w:tab/>
            </w:r>
            <w:r>
              <w:fldChar w:fldCharType="begin"/>
            </w:r>
            <w:r>
              <w:instrText xml:space="preserve"> PAGEREF _Toc138588529 \h </w:instrText>
            </w:r>
          </w:ins>
          <w:r>
            <w:fldChar w:fldCharType="separate"/>
          </w:r>
          <w:ins w:id="324" w:author="Lưu Gia Huy" w:date="2023-10-03T22:50:00Z">
            <w:r w:rsidR="002C45E0">
              <w:rPr>
                <w:noProof/>
              </w:rPr>
              <w:t>21</w:t>
            </w:r>
          </w:ins>
          <w:ins w:id="325" w:author="My Nguyễn" w:date="2023-06-25T13:44:00Z">
            <w:del w:id="326" w:author="Lưu Gia Huy" w:date="2023-10-03T22:50:00Z">
              <w:r w:rsidDel="002C45E0">
                <w:rPr>
                  <w:noProof/>
                </w:rPr>
                <w:delText>21</w:delText>
              </w:r>
            </w:del>
          </w:ins>
          <w:ins w:id="327" w:author="Lưu Gia Huy" w:date="2023-06-25T12:27:00Z">
            <w:r>
              <w:fldChar w:fldCharType="end"/>
            </w:r>
            <w:r>
              <w:rPr>
                <w:rStyle w:val="Hyperlink"/>
              </w:rPr>
              <w:fldChar w:fldCharType="end"/>
            </w:r>
          </w:ins>
        </w:p>
        <w:p w14:paraId="3396A1E2" w14:textId="02711C2A" w:rsidR="00501C7E" w:rsidRDefault="00000000">
          <w:pPr>
            <w:pStyle w:val="TOC2"/>
            <w:tabs>
              <w:tab w:val="left" w:pos="880"/>
              <w:tab w:val="right" w:leader="dot" w:pos="8777"/>
            </w:tabs>
            <w:rPr>
              <w:ins w:id="328" w:author="Lưu Gia Huy" w:date="2023-06-25T12:27:00Z"/>
              <w:rFonts w:asciiTheme="minorHAnsi" w:eastAsiaTheme="minorEastAsia" w:hAnsiTheme="minorHAnsi"/>
              <w:kern w:val="2"/>
              <w:sz w:val="22"/>
              <w:lang w:val="en-US"/>
              <w14:ligatures w14:val="standardContextual"/>
            </w:rPr>
          </w:pPr>
          <w:ins w:id="329" w:author="Lưu Gia Huy" w:date="2023-06-25T12:27:00Z">
            <w:r>
              <w:rPr>
                <w:rStyle w:val="Hyperlink"/>
              </w:rPr>
              <w:fldChar w:fldCharType="begin"/>
            </w:r>
            <w:r>
              <w:rPr>
                <w:rStyle w:val="Hyperlink"/>
              </w:rPr>
              <w:instrText xml:space="preserve"> </w:instrText>
            </w:r>
            <w:r>
              <w:instrText>HYPERLINK \l "_Toc138588530"</w:instrText>
            </w:r>
            <w:r>
              <w:rPr>
                <w:rStyle w:val="Hyperlink"/>
              </w:rPr>
              <w:instrText xml:space="preserve"> </w:instrText>
            </w:r>
            <w:r>
              <w:rPr>
                <w:rStyle w:val="Hyperlink"/>
              </w:rPr>
            </w:r>
            <w:r>
              <w:rPr>
                <w:rStyle w:val="Hyperlink"/>
              </w:rPr>
              <w:fldChar w:fldCharType="separate"/>
            </w:r>
            <w:r>
              <w:rPr>
                <w:rStyle w:val="Hyperlink"/>
                <w:rFonts w:ascii="Times New Roman" w:hAnsi="Times New Roman" w:cs="Times New Roman"/>
              </w:rPr>
              <w:t>3.5.</w:t>
            </w:r>
            <w:r>
              <w:rPr>
                <w:rFonts w:asciiTheme="minorHAnsi" w:eastAsiaTheme="minorEastAsia" w:hAnsiTheme="minorHAnsi"/>
                <w:kern w:val="2"/>
                <w:sz w:val="22"/>
                <w:lang w:val="en-US"/>
                <w14:ligatures w14:val="standardContextual"/>
              </w:rPr>
              <w:tab/>
            </w:r>
            <w:r>
              <w:rPr>
                <w:rStyle w:val="Hyperlink"/>
                <w:rFonts w:ascii="Times New Roman" w:hAnsi="Times New Roman" w:cs="Times New Roman"/>
              </w:rPr>
              <w:t>Random forest with BGV scheme</w:t>
            </w:r>
            <w:r>
              <w:tab/>
            </w:r>
            <w:r>
              <w:fldChar w:fldCharType="begin"/>
            </w:r>
            <w:r>
              <w:instrText xml:space="preserve"> PAGEREF _Toc138588530 \h </w:instrText>
            </w:r>
          </w:ins>
          <w:r>
            <w:fldChar w:fldCharType="separate"/>
          </w:r>
          <w:ins w:id="330" w:author="Lưu Gia Huy" w:date="2023-10-03T22:50:00Z">
            <w:r w:rsidR="002C45E0">
              <w:rPr>
                <w:noProof/>
              </w:rPr>
              <w:t>21</w:t>
            </w:r>
          </w:ins>
          <w:ins w:id="331" w:author="My Nguyễn" w:date="2023-06-25T13:44:00Z">
            <w:del w:id="332" w:author="Lưu Gia Huy" w:date="2023-10-03T22:50:00Z">
              <w:r w:rsidDel="002C45E0">
                <w:rPr>
                  <w:noProof/>
                </w:rPr>
                <w:delText>21</w:delText>
              </w:r>
            </w:del>
          </w:ins>
          <w:ins w:id="333" w:author="Lưu Gia Huy" w:date="2023-06-25T12:27:00Z">
            <w:r>
              <w:fldChar w:fldCharType="end"/>
            </w:r>
            <w:r>
              <w:rPr>
                <w:rStyle w:val="Hyperlink"/>
              </w:rPr>
              <w:fldChar w:fldCharType="end"/>
            </w:r>
          </w:ins>
        </w:p>
        <w:p w14:paraId="34CD2D73" w14:textId="11C2D10C" w:rsidR="00501C7E" w:rsidRDefault="00000000">
          <w:pPr>
            <w:pStyle w:val="TOC3"/>
            <w:tabs>
              <w:tab w:val="left" w:pos="1540"/>
              <w:tab w:val="right" w:leader="dot" w:pos="8777"/>
            </w:tabs>
            <w:rPr>
              <w:ins w:id="334" w:author="Lưu Gia Huy" w:date="2023-06-25T12:27:00Z"/>
              <w:rFonts w:asciiTheme="minorHAnsi" w:eastAsiaTheme="minorEastAsia" w:hAnsiTheme="minorHAnsi"/>
              <w:kern w:val="2"/>
              <w:sz w:val="22"/>
              <w:lang w:val="en-US"/>
              <w14:ligatures w14:val="standardContextual"/>
            </w:rPr>
          </w:pPr>
          <w:ins w:id="335" w:author="Lưu Gia Huy" w:date="2023-06-25T12:27:00Z">
            <w:r>
              <w:rPr>
                <w:rStyle w:val="Hyperlink"/>
              </w:rPr>
              <w:fldChar w:fldCharType="begin"/>
            </w:r>
            <w:r>
              <w:rPr>
                <w:rStyle w:val="Hyperlink"/>
              </w:rPr>
              <w:instrText xml:space="preserve"> </w:instrText>
            </w:r>
            <w:r>
              <w:instrText>HYPERLINK \l "_Toc138588531"</w:instrText>
            </w:r>
            <w:r>
              <w:rPr>
                <w:rStyle w:val="Hyperlink"/>
              </w:rPr>
              <w:instrText xml:space="preserve"> </w:instrText>
            </w:r>
            <w:r>
              <w:rPr>
                <w:rStyle w:val="Hyperlink"/>
              </w:rPr>
            </w:r>
            <w:r>
              <w:rPr>
                <w:rStyle w:val="Hyperlink"/>
              </w:rPr>
              <w:fldChar w:fldCharType="separate"/>
            </w:r>
            <w:r>
              <w:rPr>
                <w:rStyle w:val="Hyperlink"/>
              </w:rPr>
              <w:t>3.5.1.</w:t>
            </w:r>
            <w:r>
              <w:rPr>
                <w:rFonts w:asciiTheme="minorHAnsi" w:eastAsiaTheme="minorEastAsia" w:hAnsiTheme="minorHAnsi"/>
                <w:kern w:val="2"/>
                <w:sz w:val="22"/>
                <w:lang w:val="en-US"/>
                <w14:ligatures w14:val="standardContextual"/>
              </w:rPr>
              <w:tab/>
            </w:r>
            <w:r>
              <w:rPr>
                <w:rStyle w:val="Hyperlink"/>
                <w:rFonts w:ascii="Times New Roman" w:hAnsi="Times New Roman" w:cs="Times New Roman"/>
              </w:rPr>
              <w:t>Initializing Parameters</w:t>
            </w:r>
            <w:r>
              <w:tab/>
            </w:r>
            <w:r>
              <w:fldChar w:fldCharType="begin"/>
            </w:r>
            <w:r>
              <w:instrText xml:space="preserve"> PAGEREF _Toc138588531 \h </w:instrText>
            </w:r>
          </w:ins>
          <w:r>
            <w:fldChar w:fldCharType="separate"/>
          </w:r>
          <w:ins w:id="336" w:author="Lưu Gia Huy" w:date="2023-10-03T22:50:00Z">
            <w:r w:rsidR="002C45E0">
              <w:rPr>
                <w:noProof/>
              </w:rPr>
              <w:t>21</w:t>
            </w:r>
          </w:ins>
          <w:ins w:id="337" w:author="My Nguyễn" w:date="2023-06-25T13:44:00Z">
            <w:del w:id="338" w:author="Lưu Gia Huy" w:date="2023-10-03T22:50:00Z">
              <w:r w:rsidDel="002C45E0">
                <w:rPr>
                  <w:noProof/>
                </w:rPr>
                <w:delText>21</w:delText>
              </w:r>
            </w:del>
          </w:ins>
          <w:ins w:id="339" w:author="Lưu Gia Huy" w:date="2023-06-25T12:27:00Z">
            <w:r>
              <w:fldChar w:fldCharType="end"/>
            </w:r>
            <w:r>
              <w:rPr>
                <w:rStyle w:val="Hyperlink"/>
              </w:rPr>
              <w:fldChar w:fldCharType="end"/>
            </w:r>
          </w:ins>
        </w:p>
        <w:p w14:paraId="3E556028" w14:textId="4A380ECE" w:rsidR="00501C7E" w:rsidRDefault="00000000">
          <w:pPr>
            <w:pStyle w:val="TOC3"/>
            <w:tabs>
              <w:tab w:val="left" w:pos="1540"/>
              <w:tab w:val="right" w:leader="dot" w:pos="8777"/>
            </w:tabs>
            <w:rPr>
              <w:ins w:id="340" w:author="Lưu Gia Huy" w:date="2023-06-25T12:27:00Z"/>
              <w:rFonts w:asciiTheme="minorHAnsi" w:eastAsiaTheme="minorEastAsia" w:hAnsiTheme="minorHAnsi"/>
              <w:kern w:val="2"/>
              <w:sz w:val="22"/>
              <w:lang w:val="en-US"/>
              <w14:ligatures w14:val="standardContextual"/>
            </w:rPr>
          </w:pPr>
          <w:ins w:id="341" w:author="Lưu Gia Huy" w:date="2023-06-25T12:27:00Z">
            <w:r>
              <w:rPr>
                <w:rStyle w:val="Hyperlink"/>
              </w:rPr>
              <w:fldChar w:fldCharType="begin"/>
            </w:r>
            <w:r>
              <w:rPr>
                <w:rStyle w:val="Hyperlink"/>
              </w:rPr>
              <w:instrText xml:space="preserve"> </w:instrText>
            </w:r>
            <w:r>
              <w:instrText>HYPERLINK \l "_Toc138588532"</w:instrText>
            </w:r>
            <w:r>
              <w:rPr>
                <w:rStyle w:val="Hyperlink"/>
              </w:rPr>
              <w:instrText xml:space="preserve"> </w:instrText>
            </w:r>
            <w:r>
              <w:rPr>
                <w:rStyle w:val="Hyperlink"/>
              </w:rPr>
            </w:r>
            <w:r>
              <w:rPr>
                <w:rStyle w:val="Hyperlink"/>
              </w:rPr>
              <w:fldChar w:fldCharType="separate"/>
            </w:r>
            <w:r>
              <w:rPr>
                <w:rStyle w:val="Hyperlink"/>
              </w:rPr>
              <w:t>3.5.2.</w:t>
            </w:r>
            <w:r>
              <w:rPr>
                <w:rFonts w:asciiTheme="minorHAnsi" w:eastAsiaTheme="minorEastAsia" w:hAnsiTheme="minorHAnsi"/>
                <w:kern w:val="2"/>
                <w:sz w:val="22"/>
                <w:lang w:val="en-US"/>
                <w14:ligatures w14:val="standardContextual"/>
              </w:rPr>
              <w:tab/>
            </w:r>
            <w:r>
              <w:rPr>
                <w:rStyle w:val="Hyperlink"/>
                <w:rFonts w:ascii="Times New Roman" w:hAnsi="Times New Roman" w:cs="Times New Roman"/>
              </w:rPr>
              <w:t>Implementation code</w:t>
            </w:r>
            <w:r>
              <w:tab/>
            </w:r>
            <w:r>
              <w:fldChar w:fldCharType="begin"/>
            </w:r>
            <w:r>
              <w:instrText xml:space="preserve"> PAGEREF _Toc138588532 \h </w:instrText>
            </w:r>
          </w:ins>
          <w:r>
            <w:fldChar w:fldCharType="separate"/>
          </w:r>
          <w:ins w:id="342" w:author="Lưu Gia Huy" w:date="2023-10-03T22:50:00Z">
            <w:r w:rsidR="002C45E0">
              <w:rPr>
                <w:noProof/>
              </w:rPr>
              <w:t>22</w:t>
            </w:r>
          </w:ins>
          <w:ins w:id="343" w:author="My Nguyễn" w:date="2023-06-25T13:44:00Z">
            <w:del w:id="344" w:author="Lưu Gia Huy" w:date="2023-10-03T22:50:00Z">
              <w:r w:rsidDel="002C45E0">
                <w:rPr>
                  <w:noProof/>
                </w:rPr>
                <w:delText>22</w:delText>
              </w:r>
            </w:del>
          </w:ins>
          <w:ins w:id="345" w:author="Lưu Gia Huy" w:date="2023-06-25T12:27:00Z">
            <w:r>
              <w:fldChar w:fldCharType="end"/>
            </w:r>
            <w:r>
              <w:rPr>
                <w:rStyle w:val="Hyperlink"/>
              </w:rPr>
              <w:fldChar w:fldCharType="end"/>
            </w:r>
          </w:ins>
        </w:p>
        <w:p w14:paraId="6C56AE07" w14:textId="10642386" w:rsidR="00501C7E" w:rsidRDefault="00000000">
          <w:pPr>
            <w:pStyle w:val="TOC3"/>
            <w:tabs>
              <w:tab w:val="left" w:pos="1540"/>
              <w:tab w:val="right" w:leader="dot" w:pos="8777"/>
            </w:tabs>
            <w:rPr>
              <w:ins w:id="346" w:author="Lưu Gia Huy" w:date="2023-06-25T12:27:00Z"/>
              <w:rFonts w:asciiTheme="minorHAnsi" w:eastAsiaTheme="minorEastAsia" w:hAnsiTheme="minorHAnsi"/>
              <w:kern w:val="2"/>
              <w:sz w:val="22"/>
              <w:lang w:val="en-US"/>
              <w14:ligatures w14:val="standardContextual"/>
            </w:rPr>
          </w:pPr>
          <w:ins w:id="347" w:author="Lưu Gia Huy" w:date="2023-06-25T12:27:00Z">
            <w:r>
              <w:rPr>
                <w:rStyle w:val="Hyperlink"/>
              </w:rPr>
              <w:fldChar w:fldCharType="begin"/>
            </w:r>
            <w:r>
              <w:rPr>
                <w:rStyle w:val="Hyperlink"/>
              </w:rPr>
              <w:instrText xml:space="preserve"> </w:instrText>
            </w:r>
            <w:r>
              <w:instrText>HYPERLINK \l "_Toc138588533"</w:instrText>
            </w:r>
            <w:r>
              <w:rPr>
                <w:rStyle w:val="Hyperlink"/>
              </w:rPr>
              <w:instrText xml:space="preserve"> </w:instrText>
            </w:r>
            <w:r>
              <w:rPr>
                <w:rStyle w:val="Hyperlink"/>
              </w:rPr>
            </w:r>
            <w:r>
              <w:rPr>
                <w:rStyle w:val="Hyperlink"/>
              </w:rPr>
              <w:fldChar w:fldCharType="separate"/>
            </w:r>
            <w:r>
              <w:rPr>
                <w:rStyle w:val="Hyperlink"/>
              </w:rPr>
              <w:t>3.5.3.</w:t>
            </w:r>
            <w:r>
              <w:rPr>
                <w:rFonts w:asciiTheme="minorHAnsi" w:eastAsiaTheme="minorEastAsia" w:hAnsiTheme="minorHAnsi"/>
                <w:kern w:val="2"/>
                <w:sz w:val="22"/>
                <w:lang w:val="en-US"/>
                <w14:ligatures w14:val="standardContextual"/>
              </w:rPr>
              <w:tab/>
            </w:r>
            <w:r>
              <w:rPr>
                <w:rStyle w:val="Hyperlink"/>
                <w:rFonts w:ascii="Times New Roman" w:hAnsi="Times New Roman" w:cs="Times New Roman"/>
              </w:rPr>
              <w:t>Result</w:t>
            </w:r>
            <w:r>
              <w:tab/>
            </w:r>
            <w:r>
              <w:fldChar w:fldCharType="begin"/>
            </w:r>
            <w:r>
              <w:instrText xml:space="preserve"> PAGEREF _Toc138588533 \h </w:instrText>
            </w:r>
          </w:ins>
          <w:r>
            <w:fldChar w:fldCharType="separate"/>
          </w:r>
          <w:ins w:id="348" w:author="Lưu Gia Huy" w:date="2023-10-03T22:50:00Z">
            <w:r w:rsidR="002C45E0">
              <w:rPr>
                <w:noProof/>
              </w:rPr>
              <w:t>23</w:t>
            </w:r>
          </w:ins>
          <w:ins w:id="349" w:author="My Nguyễn" w:date="2023-06-25T13:44:00Z">
            <w:del w:id="350" w:author="Lưu Gia Huy" w:date="2023-10-03T22:50:00Z">
              <w:r w:rsidDel="002C45E0">
                <w:rPr>
                  <w:noProof/>
                </w:rPr>
                <w:delText>23</w:delText>
              </w:r>
            </w:del>
          </w:ins>
          <w:ins w:id="351" w:author="Lưu Gia Huy" w:date="2023-06-25T12:27:00Z">
            <w:r>
              <w:fldChar w:fldCharType="end"/>
            </w:r>
            <w:r>
              <w:rPr>
                <w:rStyle w:val="Hyperlink"/>
              </w:rPr>
              <w:fldChar w:fldCharType="end"/>
            </w:r>
          </w:ins>
        </w:p>
        <w:p w14:paraId="545F3808" w14:textId="3FB71575" w:rsidR="00501C7E" w:rsidRDefault="00000000">
          <w:pPr>
            <w:pStyle w:val="TOC3"/>
            <w:tabs>
              <w:tab w:val="left" w:pos="1540"/>
              <w:tab w:val="right" w:leader="dot" w:pos="8777"/>
            </w:tabs>
            <w:rPr>
              <w:ins w:id="352" w:author="Lưu Gia Huy" w:date="2023-06-25T12:27:00Z"/>
              <w:rFonts w:asciiTheme="minorHAnsi" w:eastAsiaTheme="minorEastAsia" w:hAnsiTheme="minorHAnsi"/>
              <w:kern w:val="2"/>
              <w:sz w:val="22"/>
              <w:lang w:val="en-US"/>
              <w14:ligatures w14:val="standardContextual"/>
            </w:rPr>
          </w:pPr>
          <w:ins w:id="353" w:author="Lưu Gia Huy" w:date="2023-06-25T12:27:00Z">
            <w:r>
              <w:rPr>
                <w:rStyle w:val="Hyperlink"/>
              </w:rPr>
              <w:fldChar w:fldCharType="begin"/>
            </w:r>
            <w:r>
              <w:rPr>
                <w:rStyle w:val="Hyperlink"/>
              </w:rPr>
              <w:instrText xml:space="preserve"> </w:instrText>
            </w:r>
            <w:r>
              <w:instrText>HYPERLINK \l "_Toc138588534"</w:instrText>
            </w:r>
            <w:r>
              <w:rPr>
                <w:rStyle w:val="Hyperlink"/>
              </w:rPr>
              <w:instrText xml:space="preserve"> </w:instrText>
            </w:r>
            <w:r>
              <w:rPr>
                <w:rStyle w:val="Hyperlink"/>
              </w:rPr>
            </w:r>
            <w:r>
              <w:rPr>
                <w:rStyle w:val="Hyperlink"/>
              </w:rPr>
              <w:fldChar w:fldCharType="separate"/>
            </w:r>
            <w:r>
              <w:rPr>
                <w:rStyle w:val="Hyperlink"/>
              </w:rPr>
              <w:t>3.5.4.</w:t>
            </w:r>
            <w:r>
              <w:rPr>
                <w:rFonts w:asciiTheme="minorHAnsi" w:eastAsiaTheme="minorEastAsia" w:hAnsiTheme="minorHAnsi"/>
                <w:kern w:val="2"/>
                <w:sz w:val="22"/>
                <w:lang w:val="en-US"/>
                <w14:ligatures w14:val="standardContextual"/>
              </w:rPr>
              <w:tab/>
            </w:r>
            <w:r>
              <w:rPr>
                <w:rStyle w:val="Hyperlink"/>
                <w:rFonts w:ascii="Times New Roman" w:hAnsi="Times New Roman" w:cs="Times New Roman"/>
              </w:rPr>
              <w:t>Completion time</w:t>
            </w:r>
            <w:r>
              <w:tab/>
            </w:r>
            <w:r>
              <w:fldChar w:fldCharType="begin"/>
            </w:r>
            <w:r>
              <w:instrText xml:space="preserve"> PAGEREF _Toc138588534 \h </w:instrText>
            </w:r>
          </w:ins>
          <w:r>
            <w:fldChar w:fldCharType="separate"/>
          </w:r>
          <w:ins w:id="354" w:author="Lưu Gia Huy" w:date="2023-10-03T22:50:00Z">
            <w:r w:rsidR="002C45E0">
              <w:rPr>
                <w:noProof/>
              </w:rPr>
              <w:t>24</w:t>
            </w:r>
          </w:ins>
          <w:ins w:id="355" w:author="My Nguyễn" w:date="2023-06-25T13:44:00Z">
            <w:del w:id="356" w:author="Lưu Gia Huy" w:date="2023-10-03T22:50:00Z">
              <w:r w:rsidDel="002C45E0">
                <w:rPr>
                  <w:noProof/>
                </w:rPr>
                <w:delText>24</w:delText>
              </w:r>
            </w:del>
          </w:ins>
          <w:ins w:id="357" w:author="Lưu Gia Huy" w:date="2023-06-25T12:27:00Z">
            <w:r>
              <w:fldChar w:fldCharType="end"/>
            </w:r>
            <w:r>
              <w:rPr>
                <w:rStyle w:val="Hyperlink"/>
              </w:rPr>
              <w:fldChar w:fldCharType="end"/>
            </w:r>
          </w:ins>
        </w:p>
        <w:p w14:paraId="63F55D8D" w14:textId="558E0604" w:rsidR="00501C7E" w:rsidRDefault="00000000">
          <w:pPr>
            <w:pStyle w:val="TOC2"/>
            <w:tabs>
              <w:tab w:val="left" w:pos="880"/>
              <w:tab w:val="right" w:leader="dot" w:pos="8777"/>
            </w:tabs>
            <w:rPr>
              <w:ins w:id="358" w:author="Lưu Gia Huy" w:date="2023-06-25T12:27:00Z"/>
              <w:rFonts w:asciiTheme="minorHAnsi" w:eastAsiaTheme="minorEastAsia" w:hAnsiTheme="minorHAnsi"/>
              <w:kern w:val="2"/>
              <w:sz w:val="22"/>
              <w:lang w:val="en-US"/>
              <w14:ligatures w14:val="standardContextual"/>
            </w:rPr>
          </w:pPr>
          <w:ins w:id="359" w:author="Lưu Gia Huy" w:date="2023-06-25T12:27:00Z">
            <w:r>
              <w:rPr>
                <w:rStyle w:val="Hyperlink"/>
              </w:rPr>
              <w:fldChar w:fldCharType="begin"/>
            </w:r>
            <w:r>
              <w:rPr>
                <w:rStyle w:val="Hyperlink"/>
              </w:rPr>
              <w:instrText xml:space="preserve"> </w:instrText>
            </w:r>
            <w:r>
              <w:instrText>HYPERLINK \l "_Toc138588535"</w:instrText>
            </w:r>
            <w:r>
              <w:rPr>
                <w:rStyle w:val="Hyperlink"/>
              </w:rPr>
              <w:instrText xml:space="preserve"> </w:instrText>
            </w:r>
            <w:r>
              <w:rPr>
                <w:rStyle w:val="Hyperlink"/>
              </w:rPr>
            </w:r>
            <w:r>
              <w:rPr>
                <w:rStyle w:val="Hyperlink"/>
              </w:rPr>
              <w:fldChar w:fldCharType="separate"/>
            </w:r>
            <w:r>
              <w:rPr>
                <w:rStyle w:val="Hyperlink"/>
                <w:rFonts w:ascii="Times New Roman" w:hAnsi="Times New Roman" w:cs="Times New Roman"/>
              </w:rPr>
              <w:t>3.6.</w:t>
            </w:r>
            <w:r>
              <w:rPr>
                <w:rFonts w:asciiTheme="minorHAnsi" w:eastAsiaTheme="minorEastAsia" w:hAnsiTheme="minorHAnsi"/>
                <w:kern w:val="2"/>
                <w:sz w:val="22"/>
                <w:lang w:val="en-US"/>
                <w14:ligatures w14:val="standardContextual"/>
              </w:rPr>
              <w:tab/>
            </w:r>
            <w:r>
              <w:rPr>
                <w:rStyle w:val="Hyperlink"/>
                <w:rFonts w:ascii="Times New Roman" w:hAnsi="Times New Roman" w:cs="Times New Roman"/>
              </w:rPr>
              <w:t>Comparison</w:t>
            </w:r>
            <w:r>
              <w:tab/>
            </w:r>
            <w:r>
              <w:fldChar w:fldCharType="begin"/>
            </w:r>
            <w:r>
              <w:instrText xml:space="preserve"> PAGEREF _Toc138588535 \h </w:instrText>
            </w:r>
          </w:ins>
          <w:r>
            <w:fldChar w:fldCharType="separate"/>
          </w:r>
          <w:ins w:id="360" w:author="Lưu Gia Huy" w:date="2023-10-03T22:50:00Z">
            <w:r w:rsidR="002C45E0">
              <w:rPr>
                <w:noProof/>
              </w:rPr>
              <w:t>24</w:t>
            </w:r>
          </w:ins>
          <w:ins w:id="361" w:author="My Nguyễn" w:date="2023-06-25T13:44:00Z">
            <w:del w:id="362" w:author="Lưu Gia Huy" w:date="2023-10-03T22:50:00Z">
              <w:r w:rsidDel="002C45E0">
                <w:rPr>
                  <w:noProof/>
                </w:rPr>
                <w:delText>24</w:delText>
              </w:r>
            </w:del>
          </w:ins>
          <w:ins w:id="363" w:author="Lưu Gia Huy" w:date="2023-06-25T12:27:00Z">
            <w:r>
              <w:fldChar w:fldCharType="end"/>
            </w:r>
            <w:r>
              <w:rPr>
                <w:rStyle w:val="Hyperlink"/>
              </w:rPr>
              <w:fldChar w:fldCharType="end"/>
            </w:r>
          </w:ins>
        </w:p>
        <w:p w14:paraId="5712D179" w14:textId="71FFE942" w:rsidR="00501C7E" w:rsidRDefault="00000000">
          <w:pPr>
            <w:pStyle w:val="TOC2"/>
            <w:tabs>
              <w:tab w:val="left" w:pos="880"/>
              <w:tab w:val="right" w:leader="dot" w:pos="8777"/>
            </w:tabs>
            <w:rPr>
              <w:ins w:id="364" w:author="Lưu Gia Huy" w:date="2023-06-25T12:27:00Z"/>
              <w:rFonts w:asciiTheme="minorHAnsi" w:eastAsiaTheme="minorEastAsia" w:hAnsiTheme="minorHAnsi"/>
              <w:kern w:val="2"/>
              <w:sz w:val="22"/>
              <w:lang w:val="en-US"/>
              <w14:ligatures w14:val="standardContextual"/>
            </w:rPr>
          </w:pPr>
          <w:ins w:id="365" w:author="Lưu Gia Huy" w:date="2023-06-25T12:27:00Z">
            <w:r>
              <w:rPr>
                <w:rStyle w:val="Hyperlink"/>
              </w:rPr>
              <w:fldChar w:fldCharType="begin"/>
            </w:r>
            <w:r>
              <w:rPr>
                <w:rStyle w:val="Hyperlink"/>
              </w:rPr>
              <w:instrText xml:space="preserve"> </w:instrText>
            </w:r>
            <w:r>
              <w:instrText>HYPERLINK \l "_Toc138588536"</w:instrText>
            </w:r>
            <w:r>
              <w:rPr>
                <w:rStyle w:val="Hyperlink"/>
              </w:rPr>
              <w:instrText xml:space="preserve"> </w:instrText>
            </w:r>
            <w:r>
              <w:rPr>
                <w:rStyle w:val="Hyperlink"/>
              </w:rPr>
            </w:r>
            <w:r>
              <w:rPr>
                <w:rStyle w:val="Hyperlink"/>
              </w:rPr>
              <w:fldChar w:fldCharType="separate"/>
            </w:r>
            <w:r>
              <w:rPr>
                <w:rStyle w:val="Hyperlink"/>
                <w:rFonts w:ascii="Times New Roman" w:hAnsi="Times New Roman" w:cs="Times New Roman"/>
              </w:rPr>
              <w:t>3.7.</w:t>
            </w:r>
            <w:r>
              <w:rPr>
                <w:rFonts w:asciiTheme="minorHAnsi" w:eastAsiaTheme="minorEastAsia" w:hAnsiTheme="minorHAnsi"/>
                <w:kern w:val="2"/>
                <w:sz w:val="22"/>
                <w:lang w:val="en-US"/>
                <w14:ligatures w14:val="standardContextual"/>
              </w:rPr>
              <w:tab/>
            </w:r>
            <w:r>
              <w:rPr>
                <w:rStyle w:val="Hyperlink"/>
                <w:rFonts w:ascii="Times New Roman" w:hAnsi="Times New Roman" w:cs="Times New Roman"/>
              </w:rPr>
              <w:t>Conclusion</w:t>
            </w:r>
            <w:r>
              <w:tab/>
            </w:r>
            <w:r>
              <w:fldChar w:fldCharType="begin"/>
            </w:r>
            <w:r>
              <w:instrText xml:space="preserve"> PAGEREF _Toc138588536 \h </w:instrText>
            </w:r>
          </w:ins>
          <w:r>
            <w:fldChar w:fldCharType="separate"/>
          </w:r>
          <w:ins w:id="366" w:author="Lưu Gia Huy" w:date="2023-10-03T22:50:00Z">
            <w:r w:rsidR="002C45E0">
              <w:rPr>
                <w:noProof/>
              </w:rPr>
              <w:t>25</w:t>
            </w:r>
          </w:ins>
          <w:ins w:id="367" w:author="My Nguyễn" w:date="2023-06-25T13:44:00Z">
            <w:del w:id="368" w:author="Lưu Gia Huy" w:date="2023-10-03T22:50:00Z">
              <w:r w:rsidDel="002C45E0">
                <w:rPr>
                  <w:noProof/>
                </w:rPr>
                <w:delText>25</w:delText>
              </w:r>
            </w:del>
          </w:ins>
          <w:ins w:id="369" w:author="Lưu Gia Huy" w:date="2023-06-25T12:27:00Z">
            <w:r>
              <w:fldChar w:fldCharType="end"/>
            </w:r>
            <w:r>
              <w:rPr>
                <w:rStyle w:val="Hyperlink"/>
              </w:rPr>
              <w:fldChar w:fldCharType="end"/>
            </w:r>
          </w:ins>
        </w:p>
        <w:p w14:paraId="07FAF457" w14:textId="1B94F07C" w:rsidR="00501C7E" w:rsidRDefault="00000000">
          <w:pPr>
            <w:pStyle w:val="TOC1"/>
            <w:tabs>
              <w:tab w:val="right" w:leader="dot" w:pos="8777"/>
            </w:tabs>
            <w:rPr>
              <w:ins w:id="370" w:author="Lưu Gia Huy" w:date="2023-06-25T12:27:00Z"/>
              <w:rFonts w:asciiTheme="minorHAnsi" w:eastAsiaTheme="minorEastAsia" w:hAnsiTheme="minorHAnsi"/>
              <w:kern w:val="2"/>
              <w:sz w:val="22"/>
              <w:lang w:val="en-US"/>
              <w14:ligatures w14:val="standardContextual"/>
            </w:rPr>
          </w:pPr>
          <w:ins w:id="371" w:author="Lưu Gia Huy" w:date="2023-06-25T12:27:00Z">
            <w:r>
              <w:rPr>
                <w:rStyle w:val="Hyperlink"/>
              </w:rPr>
              <w:fldChar w:fldCharType="begin"/>
            </w:r>
            <w:r>
              <w:rPr>
                <w:rStyle w:val="Hyperlink"/>
              </w:rPr>
              <w:instrText xml:space="preserve"> </w:instrText>
            </w:r>
            <w:r>
              <w:instrText>HYPERLINK \l "_Toc138588537"</w:instrText>
            </w:r>
            <w:r>
              <w:rPr>
                <w:rStyle w:val="Hyperlink"/>
              </w:rPr>
              <w:instrText xml:space="preserve"> </w:instrText>
            </w:r>
            <w:r>
              <w:rPr>
                <w:rStyle w:val="Hyperlink"/>
              </w:rPr>
            </w:r>
            <w:r>
              <w:rPr>
                <w:rStyle w:val="Hyperlink"/>
              </w:rPr>
              <w:fldChar w:fldCharType="separate"/>
            </w:r>
            <w:r>
              <w:rPr>
                <w:rStyle w:val="Hyperlink"/>
                <w:rFonts w:ascii="Times New Roman" w:hAnsi="Times New Roman" w:cs="Times New Roman"/>
              </w:rPr>
              <w:t>REFERENCES</w:t>
            </w:r>
            <w:r>
              <w:tab/>
            </w:r>
            <w:r>
              <w:fldChar w:fldCharType="begin"/>
            </w:r>
            <w:r>
              <w:instrText xml:space="preserve"> PAGEREF _Toc138588537 \h </w:instrText>
            </w:r>
          </w:ins>
          <w:r>
            <w:fldChar w:fldCharType="separate"/>
          </w:r>
          <w:ins w:id="372" w:author="Lưu Gia Huy" w:date="2023-10-03T22:50:00Z">
            <w:r w:rsidR="002C45E0">
              <w:rPr>
                <w:noProof/>
              </w:rPr>
              <w:t>26</w:t>
            </w:r>
          </w:ins>
          <w:ins w:id="373" w:author="My Nguyễn" w:date="2023-06-25T13:44:00Z">
            <w:del w:id="374" w:author="Lưu Gia Huy" w:date="2023-10-03T22:50:00Z">
              <w:r w:rsidDel="002C45E0">
                <w:rPr>
                  <w:noProof/>
                </w:rPr>
                <w:delText>26</w:delText>
              </w:r>
            </w:del>
          </w:ins>
          <w:ins w:id="375" w:author="Lưu Gia Huy" w:date="2023-06-25T12:27:00Z">
            <w:r>
              <w:fldChar w:fldCharType="end"/>
            </w:r>
            <w:r>
              <w:rPr>
                <w:rStyle w:val="Hyperlink"/>
              </w:rPr>
              <w:fldChar w:fldCharType="end"/>
            </w:r>
          </w:ins>
        </w:p>
        <w:p w14:paraId="417C57DE" w14:textId="77777777" w:rsidR="00501C7E" w:rsidRPr="00501C7E" w:rsidRDefault="00000000">
          <w:pPr>
            <w:pStyle w:val="TOC1"/>
            <w:tabs>
              <w:tab w:val="left" w:pos="520"/>
              <w:tab w:val="right" w:leader="dot" w:pos="8777"/>
            </w:tabs>
            <w:rPr>
              <w:ins w:id="376" w:author="Lưu Gia Huy" w:date="2023-06-25T11:33:00Z"/>
              <w:del w:id="377" w:author="Lưu Gia Huy" w:date="2023-06-25T11:47:00Z"/>
              <w:rFonts w:ascii="Times New Roman" w:eastAsiaTheme="minorEastAsia" w:hAnsi="Times New Roman" w:cs="Times New Roman"/>
              <w:kern w:val="2"/>
              <w:sz w:val="22"/>
              <w:lang w:val="en-US"/>
              <w14:ligatures w14:val="standardContextual"/>
              <w:rPrChange w:id="378" w:author="Lưu Gia Huy" w:date="2023-06-25T11:57:00Z">
                <w:rPr>
                  <w:ins w:id="379" w:author="Lưu Gia Huy" w:date="2023-06-25T11:33:00Z"/>
                  <w:del w:id="380" w:author="Lưu Gia Huy" w:date="2023-06-25T11:47:00Z"/>
                  <w:rFonts w:asciiTheme="minorHAnsi" w:eastAsiaTheme="minorEastAsia" w:hAnsiTheme="minorHAnsi"/>
                  <w:kern w:val="2"/>
                  <w:sz w:val="22"/>
                  <w:lang w:val="en-US"/>
                  <w14:ligatures w14:val="standardContextual"/>
                </w:rPr>
              </w:rPrChange>
            </w:rPr>
          </w:pPr>
          <w:ins w:id="381" w:author="Lưu Gia Huy" w:date="2023-06-25T11:33:00Z">
            <w:del w:id="382" w:author="Lưu Gia Huy" w:date="2023-06-25T11:47:00Z">
              <w:r>
                <w:rPr>
                  <w:rStyle w:val="Hyperlink"/>
                  <w:rFonts w:ascii="Times New Roman" w:eastAsia="SimSun" w:hAnsi="Times New Roman" w:cs="Times New Roman"/>
                  <w:bCs/>
                  <w:rPrChange w:id="383" w:author="Lưu Gia Huy" w:date="2023-06-25T11:57:00Z">
                    <w:rPr>
                      <w:rStyle w:val="Hyperlink"/>
                      <w:rFonts w:ascii="SimSun" w:eastAsia="SimSun" w:hAnsi="SimSun" w:cs="SimSun"/>
                      <w:bCs/>
                    </w:rPr>
                  </w:rPrChange>
                </w:rPr>
                <w:delText>1.</w:delText>
              </w:r>
              <w:r>
                <w:rPr>
                  <w:rFonts w:ascii="Times New Roman" w:eastAsiaTheme="minorEastAsia" w:hAnsi="Times New Roman" w:cs="Times New Roman"/>
                  <w:kern w:val="2"/>
                  <w:sz w:val="22"/>
                  <w:lang w:val="en-US"/>
                  <w14:ligatures w14:val="standardContextual"/>
                  <w:rPrChange w:id="384" w:author="Lưu Gia Huy" w:date="2023-06-25T11:57:00Z">
                    <w:rPr>
                      <w:rFonts w:asciiTheme="minorHAnsi" w:eastAsiaTheme="minorEastAsia" w:hAnsiTheme="minorHAnsi"/>
                      <w:kern w:val="2"/>
                      <w:sz w:val="22"/>
                      <w:lang w:val="en-US"/>
                      <w14:ligatures w14:val="standardContextual"/>
                    </w:rPr>
                  </w:rPrChange>
                </w:rPr>
                <w:tab/>
              </w:r>
              <w:r>
                <w:rPr>
                  <w:rStyle w:val="Hyperlink"/>
                  <w:rFonts w:ascii="Times New Roman" w:hAnsi="Times New Roman" w:cs="Times New Roman"/>
                  <w:rPrChange w:id="385" w:author="Lưu Gia Huy" w:date="2023-06-25T11:57:00Z">
                    <w:rPr>
                      <w:rStyle w:val="Hyperlink"/>
                    </w:rPr>
                  </w:rPrChange>
                </w:rPr>
                <w:delText>ANALYZING SCENARIO, ISSUES</w:delText>
              </w:r>
              <w:r>
                <w:rPr>
                  <w:rFonts w:ascii="Times New Roman" w:hAnsi="Times New Roman" w:cs="Times New Roman"/>
                  <w:rPrChange w:id="386" w:author="Lưu Gia Huy" w:date="2023-06-25T11:57:00Z">
                    <w:rPr/>
                  </w:rPrChange>
                </w:rPr>
                <w:tab/>
                <w:delText>4</w:delText>
              </w:r>
            </w:del>
          </w:ins>
        </w:p>
        <w:p w14:paraId="5A43A435" w14:textId="77777777" w:rsidR="00501C7E" w:rsidRPr="00501C7E" w:rsidRDefault="00000000" w:rsidP="00501C7E">
          <w:pPr>
            <w:pStyle w:val="TOC2"/>
            <w:tabs>
              <w:tab w:val="left" w:pos="880"/>
              <w:tab w:val="right" w:leader="dot" w:pos="8777"/>
            </w:tabs>
            <w:ind w:left="0"/>
            <w:rPr>
              <w:ins w:id="387" w:author="Lưu Gia Huy" w:date="2023-06-25T11:33:00Z"/>
              <w:del w:id="388" w:author="Lưu Gia Huy" w:date="2023-06-25T11:47:00Z"/>
              <w:rFonts w:ascii="Times New Roman" w:eastAsiaTheme="minorEastAsia" w:hAnsi="Times New Roman" w:cs="Times New Roman"/>
              <w:kern w:val="2"/>
              <w:sz w:val="22"/>
              <w:lang w:val="en-US"/>
              <w14:ligatures w14:val="standardContextual"/>
              <w:rPrChange w:id="389" w:author="Lưu Gia Huy" w:date="2023-06-25T11:57:00Z">
                <w:rPr>
                  <w:ins w:id="390" w:author="Lưu Gia Huy" w:date="2023-06-25T11:33:00Z"/>
                  <w:del w:id="391" w:author="Lưu Gia Huy" w:date="2023-06-25T11:47:00Z"/>
                  <w:rFonts w:asciiTheme="minorHAnsi" w:eastAsiaTheme="minorEastAsia" w:hAnsiTheme="minorHAnsi"/>
                  <w:kern w:val="2"/>
                  <w:sz w:val="22"/>
                  <w:lang w:val="en-US"/>
                  <w14:ligatures w14:val="standardContextual"/>
                </w:rPr>
              </w:rPrChange>
            </w:rPr>
            <w:pPrChange w:id="392" w:author="Lưu Gia Huy" w:date="2023-06-25T12:00:00Z">
              <w:pPr>
                <w:pStyle w:val="TOC2"/>
                <w:tabs>
                  <w:tab w:val="left" w:pos="880"/>
                  <w:tab w:val="right" w:leader="dot" w:pos="8777"/>
                </w:tabs>
              </w:pPr>
            </w:pPrChange>
          </w:pPr>
          <w:ins w:id="393" w:author="Lưu Gia Huy" w:date="2023-06-25T11:33:00Z">
            <w:del w:id="394" w:author="Lưu Gia Huy" w:date="2023-06-25T11:47:00Z">
              <w:r>
                <w:rPr>
                  <w:rStyle w:val="Hyperlink"/>
                  <w:rFonts w:ascii="Times New Roman" w:hAnsi="Times New Roman" w:cs="Times New Roman"/>
                </w:rPr>
                <w:delText>1.1.</w:delText>
              </w:r>
              <w:r>
                <w:rPr>
                  <w:rFonts w:ascii="Times New Roman" w:eastAsiaTheme="minorEastAsia" w:hAnsi="Times New Roman" w:cs="Times New Roman"/>
                  <w:kern w:val="2"/>
                  <w:sz w:val="22"/>
                  <w:lang w:val="en-US"/>
                  <w14:ligatures w14:val="standardContextual"/>
                  <w:rPrChange w:id="395" w:author="Lưu Gia Huy" w:date="2023-06-25T11:57:00Z">
                    <w:rPr>
                      <w:rFonts w:asciiTheme="minorHAnsi" w:eastAsiaTheme="minorEastAsia" w:hAnsiTheme="minorHAnsi"/>
                      <w:kern w:val="2"/>
                      <w:sz w:val="22"/>
                      <w:lang w:val="en-US"/>
                      <w14:ligatures w14:val="standardContextual"/>
                    </w:rPr>
                  </w:rPrChange>
                </w:rPr>
                <w:tab/>
              </w:r>
              <w:r>
                <w:rPr>
                  <w:rStyle w:val="Hyperlink"/>
                  <w:rFonts w:ascii="Times New Roman" w:hAnsi="Times New Roman" w:cs="Times New Roman"/>
                </w:rPr>
                <w:delText>Scenario</w:delText>
              </w:r>
              <w:r>
                <w:rPr>
                  <w:rFonts w:ascii="Times New Roman" w:hAnsi="Times New Roman" w:cs="Times New Roman"/>
                  <w:rPrChange w:id="396" w:author="Lưu Gia Huy" w:date="2023-06-25T11:57:00Z">
                    <w:rPr/>
                  </w:rPrChange>
                </w:rPr>
                <w:tab/>
                <w:delText>4</w:delText>
              </w:r>
            </w:del>
          </w:ins>
        </w:p>
        <w:p w14:paraId="6FFF66CF" w14:textId="77777777" w:rsidR="00501C7E" w:rsidRPr="00501C7E" w:rsidRDefault="00000000" w:rsidP="00501C7E">
          <w:pPr>
            <w:pStyle w:val="TOC3"/>
            <w:tabs>
              <w:tab w:val="left" w:pos="1540"/>
              <w:tab w:val="right" w:leader="dot" w:pos="8777"/>
            </w:tabs>
            <w:ind w:left="0"/>
            <w:rPr>
              <w:ins w:id="397" w:author="Lưu Gia Huy" w:date="2023-06-25T11:33:00Z"/>
              <w:del w:id="398" w:author="Lưu Gia Huy" w:date="2023-06-25T11:47:00Z"/>
              <w:rFonts w:ascii="Times New Roman" w:eastAsiaTheme="minorEastAsia" w:hAnsi="Times New Roman" w:cs="Times New Roman"/>
              <w:kern w:val="2"/>
              <w:sz w:val="22"/>
              <w:lang w:val="en-US"/>
              <w14:ligatures w14:val="standardContextual"/>
              <w:rPrChange w:id="399" w:author="Lưu Gia Huy" w:date="2023-06-25T11:57:00Z">
                <w:rPr>
                  <w:ins w:id="400" w:author="Lưu Gia Huy" w:date="2023-06-25T11:33:00Z"/>
                  <w:del w:id="401" w:author="Lưu Gia Huy" w:date="2023-06-25T11:47:00Z"/>
                  <w:rFonts w:asciiTheme="minorHAnsi" w:eastAsiaTheme="minorEastAsia" w:hAnsiTheme="minorHAnsi"/>
                  <w:kern w:val="2"/>
                  <w:sz w:val="22"/>
                  <w:lang w:val="en-US"/>
                  <w14:ligatures w14:val="standardContextual"/>
                </w:rPr>
              </w:rPrChange>
            </w:rPr>
            <w:pPrChange w:id="402" w:author="Lưu Gia Huy" w:date="2023-06-25T12:00:00Z">
              <w:pPr>
                <w:pStyle w:val="TOC3"/>
                <w:tabs>
                  <w:tab w:val="left" w:pos="1540"/>
                  <w:tab w:val="right" w:leader="dot" w:pos="8777"/>
                </w:tabs>
              </w:pPr>
            </w:pPrChange>
          </w:pPr>
          <w:ins w:id="403" w:author="Lưu Gia Huy" w:date="2023-06-25T11:33:00Z">
            <w:del w:id="404" w:author="Lưu Gia Huy" w:date="2023-06-25T11:47:00Z">
              <w:r>
                <w:rPr>
                  <w:rStyle w:val="Hyperlink"/>
                  <w:rFonts w:ascii="Times New Roman" w:hAnsi="Times New Roman" w:cs="Times New Roman"/>
                </w:rPr>
                <w:delText>1.1.1.</w:delText>
              </w:r>
              <w:r>
                <w:rPr>
                  <w:rFonts w:ascii="Times New Roman" w:eastAsiaTheme="minorEastAsia" w:hAnsi="Times New Roman" w:cs="Times New Roman"/>
                  <w:kern w:val="2"/>
                  <w:sz w:val="22"/>
                  <w:lang w:val="en-US"/>
                  <w14:ligatures w14:val="standardContextual"/>
                  <w:rPrChange w:id="405" w:author="Lưu Gia Huy" w:date="2023-06-25T11:57:00Z">
                    <w:rPr>
                      <w:rFonts w:asciiTheme="minorHAnsi" w:eastAsiaTheme="minorEastAsia" w:hAnsiTheme="minorHAnsi"/>
                      <w:kern w:val="2"/>
                      <w:sz w:val="22"/>
                      <w:lang w:val="en-US"/>
                      <w14:ligatures w14:val="standardContextual"/>
                    </w:rPr>
                  </w:rPrChange>
                </w:rPr>
                <w:tab/>
              </w:r>
              <w:r>
                <w:rPr>
                  <w:rStyle w:val="Hyperlink"/>
                  <w:rFonts w:ascii="Times New Roman" w:hAnsi="Times New Roman" w:cs="Times New Roman"/>
                </w:rPr>
                <w:delText>Reason for choosing th</w:delText>
              </w:r>
              <w:r>
                <w:rPr>
                  <w:rStyle w:val="Hyperlink"/>
                  <w:rFonts w:ascii="Times New Roman" w:hAnsi="Times New Roman" w:cs="Times New Roman"/>
                  <w:lang w:val="en-US"/>
                </w:rPr>
                <w:delText>is</w:delText>
              </w:r>
              <w:r>
                <w:rPr>
                  <w:rStyle w:val="Hyperlink"/>
                  <w:rFonts w:ascii="Times New Roman" w:hAnsi="Times New Roman" w:cs="Times New Roman"/>
                </w:rPr>
                <w:delText xml:space="preserve"> topic</w:delText>
              </w:r>
              <w:r>
                <w:rPr>
                  <w:rFonts w:ascii="Times New Roman" w:hAnsi="Times New Roman" w:cs="Times New Roman"/>
                  <w:rPrChange w:id="406" w:author="Lưu Gia Huy" w:date="2023-06-25T11:57:00Z">
                    <w:rPr/>
                  </w:rPrChange>
                </w:rPr>
                <w:tab/>
                <w:delText>4</w:delText>
              </w:r>
            </w:del>
          </w:ins>
        </w:p>
        <w:p w14:paraId="34180012" w14:textId="77777777" w:rsidR="00501C7E" w:rsidRPr="00501C7E" w:rsidRDefault="00000000">
          <w:pPr>
            <w:pStyle w:val="TOC1"/>
            <w:tabs>
              <w:tab w:val="right" w:leader="dot" w:pos="8777"/>
            </w:tabs>
            <w:rPr>
              <w:ins w:id="407" w:author="Lưu Gia Huy" w:date="2023-06-25T11:33:00Z"/>
              <w:del w:id="408" w:author="Lưu Gia Huy" w:date="2023-06-25T11:47:00Z"/>
              <w:rFonts w:ascii="Times New Roman" w:eastAsiaTheme="minorEastAsia" w:hAnsi="Times New Roman" w:cs="Times New Roman"/>
              <w:kern w:val="2"/>
              <w:sz w:val="22"/>
              <w:lang w:val="en-US"/>
              <w14:ligatures w14:val="standardContextual"/>
              <w:rPrChange w:id="409" w:author="Lưu Gia Huy" w:date="2023-06-25T11:57:00Z">
                <w:rPr>
                  <w:ins w:id="410" w:author="Lưu Gia Huy" w:date="2023-06-25T11:33:00Z"/>
                  <w:del w:id="411" w:author="Lưu Gia Huy" w:date="2023-06-25T11:47:00Z"/>
                  <w:rFonts w:asciiTheme="minorHAnsi" w:eastAsiaTheme="minorEastAsia" w:hAnsiTheme="minorHAnsi"/>
                  <w:kern w:val="2"/>
                  <w:sz w:val="22"/>
                  <w:lang w:val="en-US"/>
                  <w14:ligatures w14:val="standardContextual"/>
                </w:rPr>
              </w:rPrChange>
            </w:rPr>
          </w:pPr>
          <w:ins w:id="412" w:author="Lưu Gia Huy" w:date="2023-06-25T11:33:00Z">
            <w:del w:id="413" w:author="Lưu Gia Huy" w:date="2023-06-25T11:47:00Z">
              <w:r>
                <w:rPr>
                  <w:rStyle w:val="Hyperlink"/>
                  <w:rFonts w:ascii="Times New Roman" w:hAnsi="Times New Roman" w:cs="Times New Roman"/>
                  <w:bCs/>
                </w:rPr>
                <w:delText>Currently, heart disease is a significant and prevalent health issue worldwide. According to statistics from the World Health Organization (WHO), cardiovascular diseases are the leading cause of global mortality. Early detection and analysis of the risk of heart disease can play a crucial role in prevention, diagnosis, and treatment.</w:delText>
              </w:r>
              <w:r>
                <w:rPr>
                  <w:rFonts w:ascii="Times New Roman" w:hAnsi="Times New Roman" w:cs="Times New Roman"/>
                  <w:rPrChange w:id="414" w:author="Lưu Gia Huy" w:date="2023-06-25T11:57:00Z">
                    <w:rPr/>
                  </w:rPrChange>
                </w:rPr>
                <w:tab/>
                <w:delText>4</w:delText>
              </w:r>
            </w:del>
          </w:ins>
        </w:p>
        <w:p w14:paraId="17C78989" w14:textId="77777777" w:rsidR="00501C7E" w:rsidRPr="00501C7E" w:rsidRDefault="00000000">
          <w:pPr>
            <w:pStyle w:val="TOC1"/>
            <w:tabs>
              <w:tab w:val="right" w:leader="dot" w:pos="8777"/>
            </w:tabs>
            <w:rPr>
              <w:ins w:id="415" w:author="Lưu Gia Huy" w:date="2023-06-25T11:33:00Z"/>
              <w:del w:id="416" w:author="Lưu Gia Huy" w:date="2023-06-25T11:47:00Z"/>
              <w:rFonts w:ascii="Times New Roman" w:eastAsiaTheme="minorEastAsia" w:hAnsi="Times New Roman" w:cs="Times New Roman"/>
              <w:kern w:val="2"/>
              <w:sz w:val="22"/>
              <w:lang w:val="en-US"/>
              <w14:ligatures w14:val="standardContextual"/>
              <w:rPrChange w:id="417" w:author="Lưu Gia Huy" w:date="2023-06-25T11:57:00Z">
                <w:rPr>
                  <w:ins w:id="418" w:author="Lưu Gia Huy" w:date="2023-06-25T11:33:00Z"/>
                  <w:del w:id="419" w:author="Lưu Gia Huy" w:date="2023-06-25T11:47:00Z"/>
                  <w:rFonts w:asciiTheme="minorHAnsi" w:eastAsiaTheme="minorEastAsia" w:hAnsiTheme="minorHAnsi"/>
                  <w:kern w:val="2"/>
                  <w:sz w:val="22"/>
                  <w:lang w:val="en-US"/>
                  <w14:ligatures w14:val="standardContextual"/>
                </w:rPr>
              </w:rPrChange>
            </w:rPr>
          </w:pPr>
          <w:ins w:id="420" w:author="Lưu Gia Huy" w:date="2023-06-25T11:33:00Z">
            <w:del w:id="421" w:author="Lưu Gia Huy" w:date="2023-06-25T11:47:00Z">
              <w:r>
                <w:rPr>
                  <w:rStyle w:val="Hyperlink"/>
                  <w:rFonts w:ascii="Times New Roman" w:hAnsi="Times New Roman" w:cs="Times New Roman"/>
                  <w:bCs/>
                </w:rPr>
                <w:delText>Combining homomorphic encryption and machine learning is a promising approach to address the issue of analyzing the risk of heart disease. Here are some reasons for choosing this topic:</w:delText>
              </w:r>
              <w:r>
                <w:rPr>
                  <w:rFonts w:ascii="Times New Roman" w:hAnsi="Times New Roman" w:cs="Times New Roman"/>
                  <w:rPrChange w:id="422" w:author="Lưu Gia Huy" w:date="2023-06-25T11:57:00Z">
                    <w:rPr/>
                  </w:rPrChange>
                </w:rPr>
                <w:tab/>
                <w:delText>4</w:delText>
              </w:r>
            </w:del>
          </w:ins>
        </w:p>
        <w:p w14:paraId="5CF3FBD3" w14:textId="77777777" w:rsidR="00501C7E" w:rsidRPr="00501C7E" w:rsidRDefault="00000000">
          <w:pPr>
            <w:pStyle w:val="TOC1"/>
            <w:tabs>
              <w:tab w:val="left" w:pos="520"/>
              <w:tab w:val="right" w:leader="dot" w:pos="8777"/>
            </w:tabs>
            <w:rPr>
              <w:ins w:id="423" w:author="Lưu Gia Huy" w:date="2023-06-25T11:33:00Z"/>
              <w:del w:id="424" w:author="Lưu Gia Huy" w:date="2023-06-25T11:47:00Z"/>
              <w:rFonts w:ascii="Times New Roman" w:eastAsiaTheme="minorEastAsia" w:hAnsi="Times New Roman" w:cs="Times New Roman"/>
              <w:kern w:val="2"/>
              <w:sz w:val="22"/>
              <w:lang w:val="en-US"/>
              <w14:ligatures w14:val="standardContextual"/>
              <w:rPrChange w:id="425" w:author="Lưu Gia Huy" w:date="2023-06-25T11:57:00Z">
                <w:rPr>
                  <w:ins w:id="426" w:author="Lưu Gia Huy" w:date="2023-06-25T11:33:00Z"/>
                  <w:del w:id="427" w:author="Lưu Gia Huy" w:date="2023-06-25T11:47:00Z"/>
                  <w:rFonts w:asciiTheme="minorHAnsi" w:eastAsiaTheme="minorEastAsia" w:hAnsiTheme="minorHAnsi"/>
                  <w:kern w:val="2"/>
                  <w:sz w:val="22"/>
                  <w:lang w:val="en-US"/>
                  <w14:ligatures w14:val="standardContextual"/>
                </w:rPr>
              </w:rPrChange>
            </w:rPr>
          </w:pPr>
          <w:ins w:id="428" w:author="Lưu Gia Huy" w:date="2023-06-25T11:33:00Z">
            <w:del w:id="429" w:author="Lưu Gia Huy" w:date="2023-06-25T11:47:00Z">
              <w:r>
                <w:rPr>
                  <w:rStyle w:val="Hyperlink"/>
                  <w:rFonts w:ascii="Times New Roman" w:hAnsi="Times New Roman" w:cs="Times New Roman"/>
                  <w:bCs/>
                  <w:rPrChange w:id="430" w:author="Lưu Gia Huy" w:date="2023-06-25T11:57:00Z">
                    <w:rPr>
                      <w:rStyle w:val="Hyperlink"/>
                      <w:rFonts w:ascii="Wingdings" w:hAnsi="Wingdings"/>
                      <w:bCs/>
                    </w:rPr>
                  </w:rPrChange>
                </w:rPr>
                <w:delText></w:delText>
              </w:r>
              <w:r>
                <w:rPr>
                  <w:rFonts w:ascii="Times New Roman" w:eastAsiaTheme="minorEastAsia" w:hAnsi="Times New Roman" w:cs="Times New Roman"/>
                  <w:kern w:val="2"/>
                  <w:sz w:val="22"/>
                  <w:lang w:val="en-US"/>
                  <w14:ligatures w14:val="standardContextual"/>
                  <w:rPrChange w:id="431" w:author="Lưu Gia Huy" w:date="2023-06-25T11:57:00Z">
                    <w:rPr>
                      <w:rFonts w:asciiTheme="minorHAnsi" w:eastAsiaTheme="minorEastAsia" w:hAnsiTheme="minorHAnsi"/>
                      <w:kern w:val="2"/>
                      <w:sz w:val="22"/>
                      <w:lang w:val="en-US"/>
                      <w14:ligatures w14:val="standardContextual"/>
                    </w:rPr>
                  </w:rPrChange>
                </w:rPr>
                <w:tab/>
              </w:r>
              <w:r>
                <w:rPr>
                  <w:rStyle w:val="Hyperlink"/>
                  <w:rFonts w:ascii="Times New Roman" w:hAnsi="Times New Roman" w:cs="Times New Roman"/>
                  <w:bCs/>
                </w:rPr>
                <w:delText>Privacy preservation: Homomorphic encryption allows for data analysis without revealing personal information of patients. This ensures privacy and compliance with healthcare data security regulations.</w:delText>
              </w:r>
              <w:r>
                <w:rPr>
                  <w:rFonts w:ascii="Times New Roman" w:hAnsi="Times New Roman" w:cs="Times New Roman"/>
                  <w:rPrChange w:id="432" w:author="Lưu Gia Huy" w:date="2023-06-25T11:57:00Z">
                    <w:rPr/>
                  </w:rPrChange>
                </w:rPr>
                <w:tab/>
                <w:delText>4</w:delText>
              </w:r>
            </w:del>
          </w:ins>
        </w:p>
        <w:p w14:paraId="1710AA31" w14:textId="77777777" w:rsidR="00501C7E" w:rsidRPr="00501C7E" w:rsidRDefault="00000000">
          <w:pPr>
            <w:pStyle w:val="TOC1"/>
            <w:tabs>
              <w:tab w:val="left" w:pos="520"/>
              <w:tab w:val="right" w:leader="dot" w:pos="8777"/>
            </w:tabs>
            <w:rPr>
              <w:ins w:id="433" w:author="Lưu Gia Huy" w:date="2023-06-25T11:33:00Z"/>
              <w:del w:id="434" w:author="Lưu Gia Huy" w:date="2023-06-25T11:47:00Z"/>
              <w:rFonts w:ascii="Times New Roman" w:eastAsiaTheme="minorEastAsia" w:hAnsi="Times New Roman" w:cs="Times New Roman"/>
              <w:kern w:val="2"/>
              <w:sz w:val="22"/>
              <w:lang w:val="en-US"/>
              <w14:ligatures w14:val="standardContextual"/>
              <w:rPrChange w:id="435" w:author="Lưu Gia Huy" w:date="2023-06-25T11:57:00Z">
                <w:rPr>
                  <w:ins w:id="436" w:author="Lưu Gia Huy" w:date="2023-06-25T11:33:00Z"/>
                  <w:del w:id="437" w:author="Lưu Gia Huy" w:date="2023-06-25T11:47:00Z"/>
                  <w:rFonts w:asciiTheme="minorHAnsi" w:eastAsiaTheme="minorEastAsia" w:hAnsiTheme="minorHAnsi"/>
                  <w:kern w:val="2"/>
                  <w:sz w:val="22"/>
                  <w:lang w:val="en-US"/>
                  <w14:ligatures w14:val="standardContextual"/>
                </w:rPr>
              </w:rPrChange>
            </w:rPr>
          </w:pPr>
          <w:ins w:id="438" w:author="Lưu Gia Huy" w:date="2023-06-25T11:33:00Z">
            <w:del w:id="439" w:author="Lưu Gia Huy" w:date="2023-06-25T11:47:00Z">
              <w:r>
                <w:rPr>
                  <w:rStyle w:val="Hyperlink"/>
                  <w:rFonts w:ascii="Times New Roman" w:hAnsi="Times New Roman" w:cs="Times New Roman"/>
                  <w:bCs/>
                  <w:rPrChange w:id="440" w:author="Lưu Gia Huy" w:date="2023-06-25T11:57:00Z">
                    <w:rPr>
                      <w:rStyle w:val="Hyperlink"/>
                      <w:rFonts w:ascii="Wingdings" w:hAnsi="Wingdings"/>
                      <w:bCs/>
                    </w:rPr>
                  </w:rPrChange>
                </w:rPr>
                <w:delText></w:delText>
              </w:r>
              <w:r>
                <w:rPr>
                  <w:rFonts w:ascii="Times New Roman" w:eastAsiaTheme="minorEastAsia" w:hAnsi="Times New Roman" w:cs="Times New Roman"/>
                  <w:kern w:val="2"/>
                  <w:sz w:val="22"/>
                  <w:lang w:val="en-US"/>
                  <w14:ligatures w14:val="standardContextual"/>
                  <w:rPrChange w:id="441" w:author="Lưu Gia Huy" w:date="2023-06-25T11:57:00Z">
                    <w:rPr>
                      <w:rFonts w:asciiTheme="minorHAnsi" w:eastAsiaTheme="minorEastAsia" w:hAnsiTheme="minorHAnsi"/>
                      <w:kern w:val="2"/>
                      <w:sz w:val="22"/>
                      <w:lang w:val="en-US"/>
                      <w14:ligatures w14:val="standardContextual"/>
                    </w:rPr>
                  </w:rPrChange>
                </w:rPr>
                <w:tab/>
              </w:r>
              <w:r>
                <w:rPr>
                  <w:rStyle w:val="Hyperlink"/>
                  <w:rFonts w:ascii="Times New Roman" w:hAnsi="Times New Roman" w:cs="Times New Roman"/>
                  <w:bCs/>
                </w:rPr>
                <w:delText>Enhanced analytical capabilities: The combination of homomorphic encryption and machine learning harnesses the computational power of machine learning to effectively analyze heart disease data. Applying complex machine learning algorithms and models on homomorphically encrypted data yields accurate and reliable analyses.</w:delText>
              </w:r>
              <w:r>
                <w:rPr>
                  <w:rFonts w:ascii="Times New Roman" w:hAnsi="Times New Roman" w:cs="Times New Roman"/>
                  <w:rPrChange w:id="442" w:author="Lưu Gia Huy" w:date="2023-06-25T11:57:00Z">
                    <w:rPr/>
                  </w:rPrChange>
                </w:rPr>
                <w:tab/>
                <w:delText>4</w:delText>
              </w:r>
            </w:del>
          </w:ins>
        </w:p>
        <w:p w14:paraId="755DD9C9" w14:textId="77777777" w:rsidR="00501C7E" w:rsidRPr="00501C7E" w:rsidRDefault="00000000">
          <w:pPr>
            <w:pStyle w:val="TOC1"/>
            <w:tabs>
              <w:tab w:val="left" w:pos="520"/>
              <w:tab w:val="right" w:leader="dot" w:pos="8777"/>
            </w:tabs>
            <w:rPr>
              <w:ins w:id="443" w:author="Lưu Gia Huy" w:date="2023-06-25T11:33:00Z"/>
              <w:del w:id="444" w:author="Lưu Gia Huy" w:date="2023-06-25T11:47:00Z"/>
              <w:rFonts w:ascii="Times New Roman" w:eastAsiaTheme="minorEastAsia" w:hAnsi="Times New Roman" w:cs="Times New Roman"/>
              <w:kern w:val="2"/>
              <w:sz w:val="22"/>
              <w:lang w:val="en-US"/>
              <w14:ligatures w14:val="standardContextual"/>
              <w:rPrChange w:id="445" w:author="Lưu Gia Huy" w:date="2023-06-25T11:57:00Z">
                <w:rPr>
                  <w:ins w:id="446" w:author="Lưu Gia Huy" w:date="2023-06-25T11:33:00Z"/>
                  <w:del w:id="447" w:author="Lưu Gia Huy" w:date="2023-06-25T11:47:00Z"/>
                  <w:rFonts w:asciiTheme="minorHAnsi" w:eastAsiaTheme="minorEastAsia" w:hAnsiTheme="minorHAnsi"/>
                  <w:kern w:val="2"/>
                  <w:sz w:val="22"/>
                  <w:lang w:val="en-US"/>
                  <w14:ligatures w14:val="standardContextual"/>
                </w:rPr>
              </w:rPrChange>
            </w:rPr>
          </w:pPr>
          <w:ins w:id="448" w:author="Lưu Gia Huy" w:date="2023-06-25T11:33:00Z">
            <w:del w:id="449" w:author="Lưu Gia Huy" w:date="2023-06-25T11:47:00Z">
              <w:r>
                <w:rPr>
                  <w:rStyle w:val="Hyperlink"/>
                  <w:rFonts w:ascii="Times New Roman" w:hAnsi="Times New Roman" w:cs="Times New Roman"/>
                  <w:bCs/>
                  <w:rPrChange w:id="450" w:author="Lưu Gia Huy" w:date="2023-06-25T11:57:00Z">
                    <w:rPr>
                      <w:rStyle w:val="Hyperlink"/>
                      <w:rFonts w:ascii="Wingdings" w:hAnsi="Wingdings"/>
                      <w:bCs/>
                    </w:rPr>
                  </w:rPrChange>
                </w:rPr>
                <w:delText></w:delText>
              </w:r>
              <w:r>
                <w:rPr>
                  <w:rFonts w:ascii="Times New Roman" w:eastAsiaTheme="minorEastAsia" w:hAnsi="Times New Roman" w:cs="Times New Roman"/>
                  <w:kern w:val="2"/>
                  <w:sz w:val="22"/>
                  <w:lang w:val="en-US"/>
                  <w14:ligatures w14:val="standardContextual"/>
                  <w:rPrChange w:id="451" w:author="Lưu Gia Huy" w:date="2023-06-25T11:57:00Z">
                    <w:rPr>
                      <w:rFonts w:asciiTheme="minorHAnsi" w:eastAsiaTheme="minorEastAsia" w:hAnsiTheme="minorHAnsi"/>
                      <w:kern w:val="2"/>
                      <w:sz w:val="22"/>
                      <w:lang w:val="en-US"/>
                      <w14:ligatures w14:val="standardContextual"/>
                    </w:rPr>
                  </w:rPrChange>
                </w:rPr>
                <w:tab/>
              </w:r>
              <w:r>
                <w:rPr>
                  <w:rStyle w:val="Hyperlink"/>
                  <w:rFonts w:ascii="Times New Roman" w:hAnsi="Times New Roman" w:cs="Times New Roman"/>
                  <w:bCs/>
                </w:rPr>
                <w:delText>Potential applications in public health: Analyzing the risk of heart disease can provide crucial information on risk factors and disease prediction. The findings from this research can support public health policy decisions and preventive measures for hert disease.</w:delText>
              </w:r>
              <w:r>
                <w:rPr>
                  <w:rFonts w:ascii="Times New Roman" w:hAnsi="Times New Roman" w:cs="Times New Roman"/>
                  <w:rPrChange w:id="452" w:author="Lưu Gia Huy" w:date="2023-06-25T11:57:00Z">
                    <w:rPr/>
                  </w:rPrChange>
                </w:rPr>
                <w:tab/>
                <w:delText>4</w:delText>
              </w:r>
            </w:del>
          </w:ins>
        </w:p>
        <w:p w14:paraId="2C78F8DE" w14:textId="77777777" w:rsidR="00501C7E" w:rsidRPr="00501C7E" w:rsidRDefault="00000000">
          <w:pPr>
            <w:pStyle w:val="TOC1"/>
            <w:tabs>
              <w:tab w:val="left" w:pos="520"/>
              <w:tab w:val="right" w:leader="dot" w:pos="8777"/>
            </w:tabs>
            <w:rPr>
              <w:ins w:id="453" w:author="Lưu Gia Huy" w:date="2023-06-25T11:33:00Z"/>
              <w:del w:id="454" w:author="Lưu Gia Huy" w:date="2023-06-25T11:47:00Z"/>
              <w:rFonts w:ascii="Times New Roman" w:eastAsiaTheme="minorEastAsia" w:hAnsi="Times New Roman" w:cs="Times New Roman"/>
              <w:kern w:val="2"/>
              <w:sz w:val="22"/>
              <w:lang w:val="en-US"/>
              <w14:ligatures w14:val="standardContextual"/>
              <w:rPrChange w:id="455" w:author="Lưu Gia Huy" w:date="2023-06-25T11:57:00Z">
                <w:rPr>
                  <w:ins w:id="456" w:author="Lưu Gia Huy" w:date="2023-06-25T11:33:00Z"/>
                  <w:del w:id="457" w:author="Lưu Gia Huy" w:date="2023-06-25T11:47:00Z"/>
                  <w:rFonts w:asciiTheme="minorHAnsi" w:eastAsiaTheme="minorEastAsia" w:hAnsiTheme="minorHAnsi"/>
                  <w:kern w:val="2"/>
                  <w:sz w:val="22"/>
                  <w:lang w:val="en-US"/>
                  <w14:ligatures w14:val="standardContextual"/>
                </w:rPr>
              </w:rPrChange>
            </w:rPr>
          </w:pPr>
          <w:ins w:id="458" w:author="Lưu Gia Huy" w:date="2023-06-25T11:33:00Z">
            <w:del w:id="459" w:author="Lưu Gia Huy" w:date="2023-06-25T11:47:00Z">
              <w:r>
                <w:rPr>
                  <w:rStyle w:val="Hyperlink"/>
                  <w:rFonts w:ascii="Times New Roman" w:hAnsi="Times New Roman" w:cs="Times New Roman"/>
                  <w:rPrChange w:id="460" w:author="Lưu Gia Huy" w:date="2023-06-25T11:57:00Z">
                    <w:rPr>
                      <w:rStyle w:val="Hyperlink"/>
                      <w:rFonts w:ascii="Wingdings" w:hAnsi="Wingdings" w:cs="Times New Roman"/>
                    </w:rPr>
                  </w:rPrChange>
                </w:rPr>
                <w:delText></w:delText>
              </w:r>
              <w:r>
                <w:rPr>
                  <w:rFonts w:ascii="Times New Roman" w:eastAsiaTheme="minorEastAsia" w:hAnsi="Times New Roman" w:cs="Times New Roman"/>
                  <w:kern w:val="2"/>
                  <w:sz w:val="22"/>
                  <w:lang w:val="en-US"/>
                  <w14:ligatures w14:val="standardContextual"/>
                  <w:rPrChange w:id="461" w:author="Lưu Gia Huy" w:date="2023-06-25T11:57:00Z">
                    <w:rPr>
                      <w:rFonts w:asciiTheme="minorHAnsi" w:eastAsiaTheme="minorEastAsia" w:hAnsiTheme="minorHAnsi"/>
                      <w:kern w:val="2"/>
                      <w:sz w:val="22"/>
                      <w:lang w:val="en-US"/>
                      <w14:ligatures w14:val="standardContextual"/>
                    </w:rPr>
                  </w:rPrChange>
                </w:rPr>
                <w:tab/>
              </w:r>
              <w:r>
                <w:rPr>
                  <w:rStyle w:val="Hyperlink"/>
                  <w:rFonts w:ascii="Times New Roman" w:hAnsi="Times New Roman" w:cs="Times New Roman"/>
                  <w:bCs/>
                </w:rPr>
                <w:delText>Scalability and applicability: Combining homomorphic encryption and machine learning is a highly promising research direction. Homomorphic encryption technology is continually evolving and can be widely applicable in the healthcare field and data analysis.</w:delText>
              </w:r>
              <w:r>
                <w:rPr>
                  <w:rFonts w:ascii="Times New Roman" w:hAnsi="Times New Roman" w:cs="Times New Roman"/>
                  <w:rPrChange w:id="462" w:author="Lưu Gia Huy" w:date="2023-06-25T11:57:00Z">
                    <w:rPr/>
                  </w:rPrChange>
                </w:rPr>
                <w:tab/>
                <w:delText>5</w:delText>
              </w:r>
            </w:del>
          </w:ins>
        </w:p>
        <w:p w14:paraId="37F03870" w14:textId="77777777" w:rsidR="00501C7E" w:rsidRPr="00501C7E" w:rsidRDefault="00000000">
          <w:pPr>
            <w:pStyle w:val="TOC1"/>
            <w:tabs>
              <w:tab w:val="right" w:leader="dot" w:pos="8777"/>
            </w:tabs>
            <w:rPr>
              <w:ins w:id="463" w:author="Lưu Gia Huy" w:date="2023-06-25T11:33:00Z"/>
              <w:del w:id="464" w:author="Lưu Gia Huy" w:date="2023-06-25T11:47:00Z"/>
              <w:rFonts w:ascii="Times New Roman" w:eastAsiaTheme="minorEastAsia" w:hAnsi="Times New Roman" w:cs="Times New Roman"/>
              <w:kern w:val="2"/>
              <w:sz w:val="22"/>
              <w:lang w:val="en-US"/>
              <w14:ligatures w14:val="standardContextual"/>
              <w:rPrChange w:id="465" w:author="Lưu Gia Huy" w:date="2023-06-25T11:57:00Z">
                <w:rPr>
                  <w:ins w:id="466" w:author="Lưu Gia Huy" w:date="2023-06-25T11:33:00Z"/>
                  <w:del w:id="467" w:author="Lưu Gia Huy" w:date="2023-06-25T11:47:00Z"/>
                  <w:rFonts w:asciiTheme="minorHAnsi" w:eastAsiaTheme="minorEastAsia" w:hAnsiTheme="minorHAnsi"/>
                  <w:kern w:val="2"/>
                  <w:sz w:val="22"/>
                  <w:lang w:val="en-US"/>
                  <w14:ligatures w14:val="standardContextual"/>
                </w:rPr>
              </w:rPrChange>
            </w:rPr>
          </w:pPr>
          <w:ins w:id="468" w:author="Lưu Gia Huy" w:date="2023-06-25T11:33:00Z">
            <w:del w:id="469" w:author="Lưu Gia Huy" w:date="2023-06-25T11:47:00Z">
              <w:r>
                <w:rPr>
                  <w:rStyle w:val="Hyperlink"/>
                  <w:rFonts w:ascii="Times New Roman" w:hAnsi="Times New Roman" w:cs="Times New Roman"/>
                </w:rPr>
                <w:delText>Benefit:</w:delText>
              </w:r>
              <w:r>
                <w:rPr>
                  <w:rFonts w:ascii="Times New Roman" w:hAnsi="Times New Roman" w:cs="Times New Roman"/>
                  <w:rPrChange w:id="470" w:author="Lưu Gia Huy" w:date="2023-06-25T11:57:00Z">
                    <w:rPr/>
                  </w:rPrChange>
                </w:rPr>
                <w:tab/>
                <w:delText>5</w:delText>
              </w:r>
            </w:del>
          </w:ins>
        </w:p>
        <w:p w14:paraId="15B1E7B9" w14:textId="77777777" w:rsidR="00501C7E" w:rsidRPr="00501C7E" w:rsidRDefault="00000000">
          <w:pPr>
            <w:pStyle w:val="TOC1"/>
            <w:tabs>
              <w:tab w:val="left" w:pos="520"/>
              <w:tab w:val="right" w:leader="dot" w:pos="8777"/>
            </w:tabs>
            <w:rPr>
              <w:ins w:id="471" w:author="Lưu Gia Huy" w:date="2023-06-25T11:33:00Z"/>
              <w:del w:id="472" w:author="Lưu Gia Huy" w:date="2023-06-25T11:47:00Z"/>
              <w:rFonts w:ascii="Times New Roman" w:eastAsiaTheme="minorEastAsia" w:hAnsi="Times New Roman" w:cs="Times New Roman"/>
              <w:kern w:val="2"/>
              <w:sz w:val="22"/>
              <w:lang w:val="en-US"/>
              <w14:ligatures w14:val="standardContextual"/>
              <w:rPrChange w:id="473" w:author="Lưu Gia Huy" w:date="2023-06-25T11:57:00Z">
                <w:rPr>
                  <w:ins w:id="474" w:author="Lưu Gia Huy" w:date="2023-06-25T11:33:00Z"/>
                  <w:del w:id="475" w:author="Lưu Gia Huy" w:date="2023-06-25T11:47:00Z"/>
                  <w:rFonts w:asciiTheme="minorHAnsi" w:eastAsiaTheme="minorEastAsia" w:hAnsiTheme="minorHAnsi"/>
                  <w:kern w:val="2"/>
                  <w:sz w:val="22"/>
                  <w:lang w:val="en-US"/>
                  <w14:ligatures w14:val="standardContextual"/>
                </w:rPr>
              </w:rPrChange>
            </w:rPr>
          </w:pPr>
          <w:ins w:id="476" w:author="Lưu Gia Huy" w:date="2023-06-25T11:33:00Z">
            <w:del w:id="477" w:author="Lưu Gia Huy" w:date="2023-06-25T11:47:00Z">
              <w:r>
                <w:rPr>
                  <w:rStyle w:val="Hyperlink"/>
                  <w:rFonts w:ascii="Times New Roman" w:hAnsi="Times New Roman" w:cs="Times New Roman"/>
                  <w:bCs/>
                  <w:rPrChange w:id="478" w:author="Lưu Gia Huy" w:date="2023-06-25T11:57:00Z">
                    <w:rPr>
                      <w:rStyle w:val="Hyperlink"/>
                      <w:rFonts w:ascii="Wingdings" w:hAnsi="Wingdings"/>
                      <w:bCs/>
                    </w:rPr>
                  </w:rPrChange>
                </w:rPr>
                <w:delText></w:delText>
              </w:r>
              <w:r>
                <w:rPr>
                  <w:rFonts w:ascii="Times New Roman" w:eastAsiaTheme="minorEastAsia" w:hAnsi="Times New Roman" w:cs="Times New Roman"/>
                  <w:kern w:val="2"/>
                  <w:sz w:val="22"/>
                  <w:lang w:val="en-US"/>
                  <w14:ligatures w14:val="standardContextual"/>
                  <w:rPrChange w:id="479" w:author="Lưu Gia Huy" w:date="2023-06-25T11:57:00Z">
                    <w:rPr>
                      <w:rFonts w:asciiTheme="minorHAnsi" w:eastAsiaTheme="minorEastAsia" w:hAnsiTheme="minorHAnsi"/>
                      <w:kern w:val="2"/>
                      <w:sz w:val="22"/>
                      <w:lang w:val="en-US"/>
                      <w14:ligatures w14:val="standardContextual"/>
                    </w:rPr>
                  </w:rPrChange>
                </w:rPr>
                <w:tab/>
              </w:r>
              <w:r>
                <w:rPr>
                  <w:rStyle w:val="Hyperlink"/>
                  <w:rFonts w:ascii="Times New Roman" w:hAnsi="Times New Roman" w:cs="Times New Roman"/>
                  <w:bCs/>
                </w:rPr>
                <w:delText>Enhanced security: Homomorphic encryption helps protect sensitive patient data during the analysis process. Instead of sharing raw data, only the analysis results are shared, reducing the risk of personal information leakage.</w:delText>
              </w:r>
              <w:r>
                <w:rPr>
                  <w:rFonts w:ascii="Times New Roman" w:hAnsi="Times New Roman" w:cs="Times New Roman"/>
                  <w:rPrChange w:id="480" w:author="Lưu Gia Huy" w:date="2023-06-25T11:57:00Z">
                    <w:rPr/>
                  </w:rPrChange>
                </w:rPr>
                <w:tab/>
                <w:delText>5</w:delText>
              </w:r>
            </w:del>
          </w:ins>
        </w:p>
        <w:p w14:paraId="65135F2C" w14:textId="77777777" w:rsidR="00501C7E" w:rsidRPr="00501C7E" w:rsidRDefault="00000000">
          <w:pPr>
            <w:pStyle w:val="TOC1"/>
            <w:tabs>
              <w:tab w:val="left" w:pos="520"/>
              <w:tab w:val="right" w:leader="dot" w:pos="8777"/>
            </w:tabs>
            <w:rPr>
              <w:ins w:id="481" w:author="Lưu Gia Huy" w:date="2023-06-25T11:33:00Z"/>
              <w:del w:id="482" w:author="Lưu Gia Huy" w:date="2023-06-25T11:47:00Z"/>
              <w:rFonts w:ascii="Times New Roman" w:eastAsiaTheme="minorEastAsia" w:hAnsi="Times New Roman" w:cs="Times New Roman"/>
              <w:kern w:val="2"/>
              <w:sz w:val="22"/>
              <w:lang w:val="en-US"/>
              <w14:ligatures w14:val="standardContextual"/>
              <w:rPrChange w:id="483" w:author="Lưu Gia Huy" w:date="2023-06-25T11:57:00Z">
                <w:rPr>
                  <w:ins w:id="484" w:author="Lưu Gia Huy" w:date="2023-06-25T11:33:00Z"/>
                  <w:del w:id="485" w:author="Lưu Gia Huy" w:date="2023-06-25T11:47:00Z"/>
                  <w:rFonts w:asciiTheme="minorHAnsi" w:eastAsiaTheme="minorEastAsia" w:hAnsiTheme="minorHAnsi"/>
                  <w:kern w:val="2"/>
                  <w:sz w:val="22"/>
                  <w:lang w:val="en-US"/>
                  <w14:ligatures w14:val="standardContextual"/>
                </w:rPr>
              </w:rPrChange>
            </w:rPr>
          </w:pPr>
          <w:ins w:id="486" w:author="Lưu Gia Huy" w:date="2023-06-25T11:33:00Z">
            <w:del w:id="487" w:author="Lưu Gia Huy" w:date="2023-06-25T11:47:00Z">
              <w:r>
                <w:rPr>
                  <w:rStyle w:val="Hyperlink"/>
                  <w:rFonts w:ascii="Times New Roman" w:hAnsi="Times New Roman" w:cs="Times New Roman"/>
                  <w:bCs/>
                  <w:rPrChange w:id="488" w:author="Lưu Gia Huy" w:date="2023-06-25T11:57:00Z">
                    <w:rPr>
                      <w:rStyle w:val="Hyperlink"/>
                      <w:rFonts w:ascii="Wingdings" w:hAnsi="Wingdings"/>
                      <w:bCs/>
                    </w:rPr>
                  </w:rPrChange>
                </w:rPr>
                <w:delText></w:delText>
              </w:r>
              <w:r>
                <w:rPr>
                  <w:rFonts w:ascii="Times New Roman" w:eastAsiaTheme="minorEastAsia" w:hAnsi="Times New Roman" w:cs="Times New Roman"/>
                  <w:kern w:val="2"/>
                  <w:sz w:val="22"/>
                  <w:lang w:val="en-US"/>
                  <w14:ligatures w14:val="standardContextual"/>
                  <w:rPrChange w:id="489" w:author="Lưu Gia Huy" w:date="2023-06-25T11:57:00Z">
                    <w:rPr>
                      <w:rFonts w:asciiTheme="minorHAnsi" w:eastAsiaTheme="minorEastAsia" w:hAnsiTheme="minorHAnsi"/>
                      <w:kern w:val="2"/>
                      <w:sz w:val="22"/>
                      <w:lang w:val="en-US"/>
                      <w14:ligatures w14:val="standardContextual"/>
                    </w:rPr>
                  </w:rPrChange>
                </w:rPr>
                <w:tab/>
              </w:r>
              <w:r>
                <w:rPr>
                  <w:rStyle w:val="Hyperlink"/>
                  <w:rFonts w:ascii="Times New Roman" w:hAnsi="Times New Roman" w:cs="Times New Roman"/>
                  <w:bCs/>
                </w:rPr>
                <w:delText>Utilization of data from multiple sources: Combining homomorphic encryption and machine learning allows for the use of data from various sources without revealing personal information. This opens up opportunities for research and analysis on large and dierse datasets, improving the accuracy and reliability of results.</w:delText>
              </w:r>
              <w:r>
                <w:rPr>
                  <w:rFonts w:ascii="Times New Roman" w:hAnsi="Times New Roman" w:cs="Times New Roman"/>
                  <w:rPrChange w:id="490" w:author="Lưu Gia Huy" w:date="2023-06-25T11:57:00Z">
                    <w:rPr/>
                  </w:rPrChange>
                </w:rPr>
                <w:tab/>
                <w:delText>5</w:delText>
              </w:r>
            </w:del>
          </w:ins>
        </w:p>
        <w:p w14:paraId="33371951" w14:textId="77777777" w:rsidR="00501C7E" w:rsidRPr="00501C7E" w:rsidRDefault="00000000">
          <w:pPr>
            <w:pStyle w:val="TOC1"/>
            <w:tabs>
              <w:tab w:val="left" w:pos="520"/>
              <w:tab w:val="right" w:leader="dot" w:pos="8777"/>
            </w:tabs>
            <w:rPr>
              <w:ins w:id="491" w:author="Lưu Gia Huy" w:date="2023-06-25T11:33:00Z"/>
              <w:del w:id="492" w:author="Lưu Gia Huy" w:date="2023-06-25T11:47:00Z"/>
              <w:rFonts w:ascii="Times New Roman" w:eastAsiaTheme="minorEastAsia" w:hAnsi="Times New Roman" w:cs="Times New Roman"/>
              <w:kern w:val="2"/>
              <w:sz w:val="22"/>
              <w:lang w:val="en-US"/>
              <w14:ligatures w14:val="standardContextual"/>
              <w:rPrChange w:id="493" w:author="Lưu Gia Huy" w:date="2023-06-25T11:57:00Z">
                <w:rPr>
                  <w:ins w:id="494" w:author="Lưu Gia Huy" w:date="2023-06-25T11:33:00Z"/>
                  <w:del w:id="495" w:author="Lưu Gia Huy" w:date="2023-06-25T11:47:00Z"/>
                  <w:rFonts w:asciiTheme="minorHAnsi" w:eastAsiaTheme="minorEastAsia" w:hAnsiTheme="minorHAnsi"/>
                  <w:kern w:val="2"/>
                  <w:sz w:val="22"/>
                  <w:lang w:val="en-US"/>
                  <w14:ligatures w14:val="standardContextual"/>
                </w:rPr>
              </w:rPrChange>
            </w:rPr>
          </w:pPr>
          <w:ins w:id="496" w:author="Lưu Gia Huy" w:date="2023-06-25T11:33:00Z">
            <w:del w:id="497" w:author="Lưu Gia Huy" w:date="2023-06-25T11:47:00Z">
              <w:r>
                <w:rPr>
                  <w:rStyle w:val="Hyperlink"/>
                  <w:rFonts w:ascii="Times New Roman" w:hAnsi="Times New Roman" w:cs="Times New Roman"/>
                  <w:bCs/>
                  <w:rPrChange w:id="498" w:author="Lưu Gia Huy" w:date="2023-06-25T11:57:00Z">
                    <w:rPr>
                      <w:rStyle w:val="Hyperlink"/>
                      <w:rFonts w:ascii="Wingdings" w:hAnsi="Wingdings"/>
                      <w:bCs/>
                    </w:rPr>
                  </w:rPrChange>
                </w:rPr>
                <w:delText></w:delText>
              </w:r>
              <w:r>
                <w:rPr>
                  <w:rFonts w:ascii="Times New Roman" w:eastAsiaTheme="minorEastAsia" w:hAnsi="Times New Roman" w:cs="Times New Roman"/>
                  <w:kern w:val="2"/>
                  <w:sz w:val="22"/>
                  <w:lang w:val="en-US"/>
                  <w14:ligatures w14:val="standardContextual"/>
                  <w:rPrChange w:id="499" w:author="Lưu Gia Huy" w:date="2023-06-25T11:57:00Z">
                    <w:rPr>
                      <w:rFonts w:asciiTheme="minorHAnsi" w:eastAsiaTheme="minorEastAsia" w:hAnsiTheme="minorHAnsi"/>
                      <w:kern w:val="2"/>
                      <w:sz w:val="22"/>
                      <w:lang w:val="en-US"/>
                      <w14:ligatures w14:val="standardContextual"/>
                    </w:rPr>
                  </w:rPrChange>
                </w:rPr>
                <w:tab/>
              </w:r>
              <w:r>
                <w:rPr>
                  <w:rStyle w:val="Hyperlink"/>
                  <w:rFonts w:ascii="Times New Roman" w:hAnsi="Times New Roman" w:cs="Times New Roman"/>
                  <w:bCs/>
                </w:rPr>
                <w:delText>Ensuring consistency and reliability: Using homomorphic encryption and machine learning ensures consistency throughout the analysis process. By applying the same encryption method and machine learning models to different datasets, reliable and comparable analysis results can be achieved.</w:delText>
              </w:r>
              <w:r>
                <w:rPr>
                  <w:rFonts w:ascii="Times New Roman" w:hAnsi="Times New Roman" w:cs="Times New Roman"/>
                  <w:rPrChange w:id="500" w:author="Lưu Gia Huy" w:date="2023-06-25T11:57:00Z">
                    <w:rPr/>
                  </w:rPrChange>
                </w:rPr>
                <w:tab/>
                <w:delText>5</w:delText>
              </w:r>
            </w:del>
          </w:ins>
        </w:p>
        <w:p w14:paraId="63D2F557" w14:textId="77777777" w:rsidR="00501C7E" w:rsidRPr="00501C7E" w:rsidRDefault="00000000">
          <w:pPr>
            <w:pStyle w:val="TOC1"/>
            <w:tabs>
              <w:tab w:val="left" w:pos="520"/>
              <w:tab w:val="right" w:leader="dot" w:pos="8777"/>
            </w:tabs>
            <w:rPr>
              <w:ins w:id="501" w:author="Lưu Gia Huy" w:date="2023-06-25T11:33:00Z"/>
              <w:del w:id="502" w:author="Lưu Gia Huy" w:date="2023-06-25T11:47:00Z"/>
              <w:rFonts w:ascii="Times New Roman" w:eastAsiaTheme="minorEastAsia" w:hAnsi="Times New Roman" w:cs="Times New Roman"/>
              <w:kern w:val="2"/>
              <w:sz w:val="22"/>
              <w:lang w:val="en-US"/>
              <w14:ligatures w14:val="standardContextual"/>
              <w:rPrChange w:id="503" w:author="Lưu Gia Huy" w:date="2023-06-25T11:57:00Z">
                <w:rPr>
                  <w:ins w:id="504" w:author="Lưu Gia Huy" w:date="2023-06-25T11:33:00Z"/>
                  <w:del w:id="505" w:author="Lưu Gia Huy" w:date="2023-06-25T11:47:00Z"/>
                  <w:rFonts w:asciiTheme="minorHAnsi" w:eastAsiaTheme="minorEastAsia" w:hAnsiTheme="minorHAnsi"/>
                  <w:kern w:val="2"/>
                  <w:sz w:val="22"/>
                  <w:lang w:val="en-US"/>
                  <w14:ligatures w14:val="standardContextual"/>
                </w:rPr>
              </w:rPrChange>
            </w:rPr>
          </w:pPr>
          <w:ins w:id="506" w:author="Lưu Gia Huy" w:date="2023-06-25T11:33:00Z">
            <w:del w:id="507" w:author="Lưu Gia Huy" w:date="2023-06-25T11:47:00Z">
              <w:r>
                <w:rPr>
                  <w:rStyle w:val="Hyperlink"/>
                  <w:rFonts w:ascii="Times New Roman" w:hAnsi="Times New Roman" w:cs="Times New Roman"/>
                  <w:bCs/>
                  <w:rPrChange w:id="508" w:author="Lưu Gia Huy" w:date="2023-06-25T11:57:00Z">
                    <w:rPr>
                      <w:rStyle w:val="Hyperlink"/>
                      <w:rFonts w:ascii="Wingdings" w:hAnsi="Wingdings"/>
                      <w:bCs/>
                    </w:rPr>
                  </w:rPrChange>
                </w:rPr>
                <w:delText></w:delText>
              </w:r>
              <w:r>
                <w:rPr>
                  <w:rFonts w:ascii="Times New Roman" w:eastAsiaTheme="minorEastAsia" w:hAnsi="Times New Roman" w:cs="Times New Roman"/>
                  <w:kern w:val="2"/>
                  <w:sz w:val="22"/>
                  <w:lang w:val="en-US"/>
                  <w14:ligatures w14:val="standardContextual"/>
                  <w:rPrChange w:id="509" w:author="Lưu Gia Huy" w:date="2023-06-25T11:57:00Z">
                    <w:rPr>
                      <w:rFonts w:asciiTheme="minorHAnsi" w:eastAsiaTheme="minorEastAsia" w:hAnsiTheme="minorHAnsi"/>
                      <w:kern w:val="2"/>
                      <w:sz w:val="22"/>
                      <w:lang w:val="en-US"/>
                      <w14:ligatures w14:val="standardContextual"/>
                    </w:rPr>
                  </w:rPrChange>
                </w:rPr>
                <w:tab/>
              </w:r>
              <w:r>
                <w:rPr>
                  <w:rStyle w:val="Hyperlink"/>
                  <w:rFonts w:ascii="Times New Roman" w:hAnsi="Times New Roman" w:cs="Times New Roman"/>
                  <w:bCs/>
                </w:rPr>
                <w:delText>Contributing to personalized medicine development: Analyzing the risk of heart disease based on the combination of homomorphic encryption and machine learning can contribute to the development of personalized medicine. The analysis results can help provide customized treatment recommendations and individual health monitoring, benefiting each patient.</w:delText>
              </w:r>
              <w:r>
                <w:rPr>
                  <w:rFonts w:ascii="Times New Roman" w:hAnsi="Times New Roman" w:cs="Times New Roman"/>
                  <w:rPrChange w:id="510" w:author="Lưu Gia Huy" w:date="2023-06-25T11:57:00Z">
                    <w:rPr/>
                  </w:rPrChange>
                </w:rPr>
                <w:tab/>
                <w:delText>5</w:delText>
              </w:r>
            </w:del>
          </w:ins>
        </w:p>
        <w:p w14:paraId="2F1AFE4C" w14:textId="77777777" w:rsidR="00501C7E" w:rsidRPr="00501C7E" w:rsidRDefault="00000000">
          <w:pPr>
            <w:pStyle w:val="TOC1"/>
            <w:tabs>
              <w:tab w:val="right" w:leader="dot" w:pos="8777"/>
            </w:tabs>
            <w:rPr>
              <w:ins w:id="511" w:author="Lưu Gia Huy" w:date="2023-06-25T11:33:00Z"/>
              <w:del w:id="512" w:author="Lưu Gia Huy" w:date="2023-06-25T11:47:00Z"/>
              <w:rFonts w:ascii="Times New Roman" w:eastAsiaTheme="minorEastAsia" w:hAnsi="Times New Roman" w:cs="Times New Roman"/>
              <w:kern w:val="2"/>
              <w:sz w:val="22"/>
              <w:lang w:val="en-US"/>
              <w14:ligatures w14:val="standardContextual"/>
              <w:rPrChange w:id="513" w:author="Lưu Gia Huy" w:date="2023-06-25T11:57:00Z">
                <w:rPr>
                  <w:ins w:id="514" w:author="Lưu Gia Huy" w:date="2023-06-25T11:33:00Z"/>
                  <w:del w:id="515" w:author="Lưu Gia Huy" w:date="2023-06-25T11:47:00Z"/>
                  <w:rFonts w:asciiTheme="minorHAnsi" w:eastAsiaTheme="minorEastAsia" w:hAnsiTheme="minorHAnsi"/>
                  <w:kern w:val="2"/>
                  <w:sz w:val="22"/>
                  <w:lang w:val="en-US"/>
                  <w14:ligatures w14:val="standardContextual"/>
                </w:rPr>
              </w:rPrChange>
            </w:rPr>
          </w:pPr>
          <w:ins w:id="516" w:author="Lưu Gia Huy" w:date="2023-06-25T11:33:00Z">
            <w:del w:id="517" w:author="Lưu Gia Huy" w:date="2023-06-25T11:47:00Z">
              <w:r>
                <w:rPr>
                  <w:rStyle w:val="Hyperlink"/>
                  <w:rFonts w:ascii="Times New Roman" w:hAnsi="Times New Roman" w:cs="Times New Roman"/>
                  <w:bCs/>
                </w:rPr>
                <w:delText>In summary, the combination of homomorphic encryption and machine learning in analyzing the risk of heart disease brings numerous benefits, from protecting privacy and enhancing security to utilizing multi-source data, ensuring consistency and reliability, and contributing to the development of personalized medicine.</w:delText>
              </w:r>
              <w:r>
                <w:rPr>
                  <w:rFonts w:ascii="Times New Roman" w:hAnsi="Times New Roman" w:cs="Times New Roman"/>
                  <w:rPrChange w:id="518" w:author="Lưu Gia Huy" w:date="2023-06-25T11:57:00Z">
                    <w:rPr/>
                  </w:rPrChange>
                </w:rPr>
                <w:tab/>
                <w:delText>5</w:delText>
              </w:r>
            </w:del>
          </w:ins>
        </w:p>
        <w:p w14:paraId="399A6E78" w14:textId="77777777" w:rsidR="00501C7E" w:rsidRPr="00501C7E" w:rsidRDefault="00000000" w:rsidP="00501C7E">
          <w:pPr>
            <w:pStyle w:val="TOC3"/>
            <w:tabs>
              <w:tab w:val="left" w:pos="1540"/>
              <w:tab w:val="right" w:leader="dot" w:pos="8777"/>
            </w:tabs>
            <w:ind w:left="0"/>
            <w:rPr>
              <w:ins w:id="519" w:author="Lưu Gia Huy" w:date="2023-06-25T11:33:00Z"/>
              <w:del w:id="520" w:author="Lưu Gia Huy" w:date="2023-06-25T11:47:00Z"/>
              <w:rFonts w:ascii="Times New Roman" w:eastAsiaTheme="minorEastAsia" w:hAnsi="Times New Roman" w:cs="Times New Roman"/>
              <w:kern w:val="2"/>
              <w:sz w:val="22"/>
              <w:lang w:val="en-US"/>
              <w14:ligatures w14:val="standardContextual"/>
              <w:rPrChange w:id="521" w:author="Lưu Gia Huy" w:date="2023-06-25T11:57:00Z">
                <w:rPr>
                  <w:ins w:id="522" w:author="Lưu Gia Huy" w:date="2023-06-25T11:33:00Z"/>
                  <w:del w:id="523" w:author="Lưu Gia Huy" w:date="2023-06-25T11:47:00Z"/>
                  <w:rFonts w:asciiTheme="minorHAnsi" w:eastAsiaTheme="minorEastAsia" w:hAnsiTheme="minorHAnsi"/>
                  <w:kern w:val="2"/>
                  <w:sz w:val="22"/>
                  <w:lang w:val="en-US"/>
                  <w14:ligatures w14:val="standardContextual"/>
                </w:rPr>
              </w:rPrChange>
            </w:rPr>
            <w:pPrChange w:id="524" w:author="Lưu Gia Huy" w:date="2023-06-25T12:00:00Z">
              <w:pPr>
                <w:pStyle w:val="TOC3"/>
                <w:tabs>
                  <w:tab w:val="left" w:pos="1540"/>
                  <w:tab w:val="right" w:leader="dot" w:pos="8777"/>
                </w:tabs>
              </w:pPr>
            </w:pPrChange>
          </w:pPr>
          <w:ins w:id="525" w:author="Lưu Gia Huy" w:date="2023-06-25T11:33:00Z">
            <w:del w:id="526" w:author="Lưu Gia Huy" w:date="2023-06-25T11:47:00Z">
              <w:r>
                <w:rPr>
                  <w:rStyle w:val="Hyperlink"/>
                  <w:rFonts w:ascii="Times New Roman" w:hAnsi="Times New Roman" w:cs="Times New Roman"/>
                </w:rPr>
                <w:delText>1.1.2.</w:delText>
              </w:r>
              <w:r>
                <w:rPr>
                  <w:rFonts w:ascii="Times New Roman" w:eastAsiaTheme="minorEastAsia" w:hAnsi="Times New Roman" w:cs="Times New Roman"/>
                  <w:kern w:val="2"/>
                  <w:sz w:val="22"/>
                  <w:lang w:val="en-US"/>
                  <w14:ligatures w14:val="standardContextual"/>
                  <w:rPrChange w:id="527" w:author="Lưu Gia Huy" w:date="2023-06-25T11:57:00Z">
                    <w:rPr>
                      <w:rFonts w:asciiTheme="minorHAnsi" w:eastAsiaTheme="minorEastAsia" w:hAnsiTheme="minorHAnsi"/>
                      <w:kern w:val="2"/>
                      <w:sz w:val="22"/>
                      <w:lang w:val="en-US"/>
                      <w14:ligatures w14:val="standardContextual"/>
                    </w:rPr>
                  </w:rPrChange>
                </w:rPr>
                <w:tab/>
              </w:r>
              <w:r>
                <w:rPr>
                  <w:rStyle w:val="Hyperlink"/>
                  <w:rFonts w:ascii="Times New Roman" w:hAnsi="Times New Roman" w:cs="Times New Roman"/>
                </w:rPr>
                <w:delText>The application scenario</w:delText>
              </w:r>
              <w:r>
                <w:rPr>
                  <w:rFonts w:ascii="Times New Roman" w:hAnsi="Times New Roman" w:cs="Times New Roman"/>
                  <w:rPrChange w:id="528" w:author="Lưu Gia Huy" w:date="2023-06-25T11:57:00Z">
                    <w:rPr/>
                  </w:rPrChange>
                </w:rPr>
                <w:tab/>
                <w:delText>6</w:delText>
              </w:r>
            </w:del>
          </w:ins>
        </w:p>
        <w:p w14:paraId="748CC8A8" w14:textId="77777777" w:rsidR="00501C7E" w:rsidRPr="00501C7E" w:rsidRDefault="00000000">
          <w:pPr>
            <w:pStyle w:val="TOC1"/>
            <w:tabs>
              <w:tab w:val="right" w:leader="dot" w:pos="8777"/>
            </w:tabs>
            <w:rPr>
              <w:ins w:id="529" w:author="Lưu Gia Huy" w:date="2023-06-25T11:33:00Z"/>
              <w:del w:id="530" w:author="Lưu Gia Huy" w:date="2023-06-25T11:47:00Z"/>
              <w:rFonts w:ascii="Times New Roman" w:eastAsiaTheme="minorEastAsia" w:hAnsi="Times New Roman" w:cs="Times New Roman"/>
              <w:kern w:val="2"/>
              <w:sz w:val="22"/>
              <w:lang w:val="en-US"/>
              <w14:ligatures w14:val="standardContextual"/>
              <w:rPrChange w:id="531" w:author="Lưu Gia Huy" w:date="2023-06-25T11:57:00Z">
                <w:rPr>
                  <w:ins w:id="532" w:author="Lưu Gia Huy" w:date="2023-06-25T11:33:00Z"/>
                  <w:del w:id="533" w:author="Lưu Gia Huy" w:date="2023-06-25T11:47:00Z"/>
                  <w:rFonts w:asciiTheme="minorHAnsi" w:eastAsiaTheme="minorEastAsia" w:hAnsiTheme="minorHAnsi"/>
                  <w:kern w:val="2"/>
                  <w:sz w:val="22"/>
                  <w:lang w:val="en-US"/>
                  <w14:ligatures w14:val="standardContextual"/>
                </w:rPr>
              </w:rPrChange>
            </w:rPr>
          </w:pPr>
          <w:ins w:id="534" w:author="Lưu Gia Huy" w:date="2023-06-25T11:33:00Z">
            <w:del w:id="535" w:author="Lưu Gia Huy" w:date="2023-06-25T11:47:00Z">
              <w:r>
                <w:rPr>
                  <w:rStyle w:val="Hyperlink"/>
                  <w:rFonts w:ascii="Times New Roman" w:hAnsi="Times New Roman" w:cs="Times New Roman"/>
                  <w:bCs/>
                </w:rPr>
                <w:delText>In this scenario, hospitals are seeking solutions for early detection and proactive analysis and treatment of heart disease in patients. To accomplish this, they need to utilize existing data, including cases of both diagnosed and non-diagnosed individuals that have been examined and stored in the hospital's database. Computing and making predictions about the likelihood of having the disease based on this data will assist hospitals in applying the most timely and effective treatment methods for patients.</w:delText>
              </w:r>
              <w:r>
                <w:rPr>
                  <w:rFonts w:ascii="Times New Roman" w:hAnsi="Times New Roman" w:cs="Times New Roman"/>
                  <w:rPrChange w:id="536" w:author="Lưu Gia Huy" w:date="2023-06-25T11:57:00Z">
                    <w:rPr/>
                  </w:rPrChange>
                </w:rPr>
                <w:tab/>
                <w:delText>6</w:delText>
              </w:r>
            </w:del>
          </w:ins>
        </w:p>
        <w:p w14:paraId="57FAD7C8" w14:textId="77777777" w:rsidR="00501C7E" w:rsidRPr="00501C7E" w:rsidRDefault="00000000">
          <w:pPr>
            <w:pStyle w:val="TOC1"/>
            <w:tabs>
              <w:tab w:val="right" w:leader="dot" w:pos="8777"/>
            </w:tabs>
            <w:rPr>
              <w:ins w:id="537" w:author="Lưu Gia Huy" w:date="2023-06-25T11:33:00Z"/>
              <w:del w:id="538" w:author="Lưu Gia Huy" w:date="2023-06-25T11:47:00Z"/>
              <w:rFonts w:ascii="Times New Roman" w:eastAsiaTheme="minorEastAsia" w:hAnsi="Times New Roman" w:cs="Times New Roman"/>
              <w:kern w:val="2"/>
              <w:sz w:val="22"/>
              <w:lang w:val="en-US"/>
              <w14:ligatures w14:val="standardContextual"/>
              <w:rPrChange w:id="539" w:author="Lưu Gia Huy" w:date="2023-06-25T11:57:00Z">
                <w:rPr>
                  <w:ins w:id="540" w:author="Lưu Gia Huy" w:date="2023-06-25T11:33:00Z"/>
                  <w:del w:id="541" w:author="Lưu Gia Huy" w:date="2023-06-25T11:47:00Z"/>
                  <w:rFonts w:asciiTheme="minorHAnsi" w:eastAsiaTheme="minorEastAsia" w:hAnsiTheme="minorHAnsi"/>
                  <w:kern w:val="2"/>
                  <w:sz w:val="22"/>
                  <w:lang w:val="en-US"/>
                  <w14:ligatures w14:val="standardContextual"/>
                </w:rPr>
              </w:rPrChange>
            </w:rPr>
          </w:pPr>
          <w:ins w:id="542" w:author="Lưu Gia Huy" w:date="2023-06-25T11:33:00Z">
            <w:del w:id="543" w:author="Lưu Gia Huy" w:date="2023-06-25T11:47:00Z">
              <w:r>
                <w:rPr>
                  <w:rStyle w:val="Hyperlink"/>
                  <w:rFonts w:ascii="Times New Roman" w:hAnsi="Times New Roman" w:cs="Times New Roman"/>
                  <w:bCs/>
                </w:rPr>
                <w:delText>However, hospitals possess only a localized volume of medical data, primarily at the local or within the same country or region. Furthermore, hospitals may not be able to meet the requirements for fast and efficient computation with the massive amount of data they possess. This is where a third party with comprehensive computational and technical resources needs to be involved, along with a more objective dataset that is not limited to a small geographical area.</w:delText>
              </w:r>
              <w:r>
                <w:rPr>
                  <w:rFonts w:ascii="Times New Roman" w:hAnsi="Times New Roman" w:cs="Times New Roman"/>
                  <w:rPrChange w:id="544" w:author="Lưu Gia Huy" w:date="2023-06-25T11:57:00Z">
                    <w:rPr/>
                  </w:rPrChange>
                </w:rPr>
                <w:tab/>
                <w:delText>6</w:delText>
              </w:r>
            </w:del>
          </w:ins>
        </w:p>
        <w:p w14:paraId="4D34EC25" w14:textId="77777777" w:rsidR="00501C7E" w:rsidRPr="00501C7E" w:rsidRDefault="00000000" w:rsidP="00501C7E">
          <w:pPr>
            <w:pStyle w:val="TOC2"/>
            <w:tabs>
              <w:tab w:val="left" w:pos="880"/>
              <w:tab w:val="right" w:leader="dot" w:pos="8777"/>
            </w:tabs>
            <w:ind w:left="0"/>
            <w:rPr>
              <w:ins w:id="545" w:author="Lưu Gia Huy" w:date="2023-06-25T11:33:00Z"/>
              <w:del w:id="546" w:author="Lưu Gia Huy" w:date="2023-06-25T11:47:00Z"/>
              <w:rFonts w:ascii="Times New Roman" w:eastAsiaTheme="minorEastAsia" w:hAnsi="Times New Roman" w:cs="Times New Roman"/>
              <w:kern w:val="2"/>
              <w:sz w:val="22"/>
              <w:lang w:val="en-US"/>
              <w14:ligatures w14:val="standardContextual"/>
              <w:rPrChange w:id="547" w:author="Lưu Gia Huy" w:date="2023-06-25T11:57:00Z">
                <w:rPr>
                  <w:ins w:id="548" w:author="Lưu Gia Huy" w:date="2023-06-25T11:33:00Z"/>
                  <w:del w:id="549" w:author="Lưu Gia Huy" w:date="2023-06-25T11:47:00Z"/>
                  <w:rFonts w:asciiTheme="minorHAnsi" w:eastAsiaTheme="minorEastAsia" w:hAnsiTheme="minorHAnsi"/>
                  <w:kern w:val="2"/>
                  <w:sz w:val="22"/>
                  <w:lang w:val="en-US"/>
                  <w14:ligatures w14:val="standardContextual"/>
                </w:rPr>
              </w:rPrChange>
            </w:rPr>
            <w:pPrChange w:id="550" w:author="Lưu Gia Huy" w:date="2023-06-25T12:00:00Z">
              <w:pPr>
                <w:pStyle w:val="TOC2"/>
                <w:tabs>
                  <w:tab w:val="left" w:pos="880"/>
                  <w:tab w:val="right" w:leader="dot" w:pos="8777"/>
                </w:tabs>
              </w:pPr>
            </w:pPrChange>
          </w:pPr>
          <w:ins w:id="551" w:author="Lưu Gia Huy" w:date="2023-06-25T11:33:00Z">
            <w:del w:id="552" w:author="Lưu Gia Huy" w:date="2023-06-25T11:47:00Z">
              <w:r>
                <w:rPr>
                  <w:rStyle w:val="Hyperlink"/>
                  <w:rFonts w:ascii="Times New Roman" w:hAnsi="Times New Roman" w:cs="Times New Roman"/>
                </w:rPr>
                <w:delText>1.2.</w:delText>
              </w:r>
              <w:r>
                <w:rPr>
                  <w:rFonts w:ascii="Times New Roman" w:eastAsiaTheme="minorEastAsia" w:hAnsi="Times New Roman" w:cs="Times New Roman"/>
                  <w:kern w:val="2"/>
                  <w:sz w:val="22"/>
                  <w:lang w:val="en-US"/>
                  <w14:ligatures w14:val="standardContextual"/>
                  <w:rPrChange w:id="553" w:author="Lưu Gia Huy" w:date="2023-06-25T11:57:00Z">
                    <w:rPr>
                      <w:rFonts w:asciiTheme="minorHAnsi" w:eastAsiaTheme="minorEastAsia" w:hAnsiTheme="minorHAnsi"/>
                      <w:kern w:val="2"/>
                      <w:sz w:val="22"/>
                      <w:lang w:val="en-US"/>
                      <w14:ligatures w14:val="standardContextual"/>
                    </w:rPr>
                  </w:rPrChange>
                </w:rPr>
                <w:tab/>
              </w:r>
              <w:r>
                <w:rPr>
                  <w:rStyle w:val="Hyperlink"/>
                  <w:rFonts w:ascii="Times New Roman" w:hAnsi="Times New Roman" w:cs="Times New Roman"/>
                </w:rPr>
                <w:delText>System architecture</w:delText>
              </w:r>
              <w:r>
                <w:rPr>
                  <w:rFonts w:ascii="Times New Roman" w:hAnsi="Times New Roman" w:cs="Times New Roman"/>
                  <w:rPrChange w:id="554" w:author="Lưu Gia Huy" w:date="2023-06-25T11:57:00Z">
                    <w:rPr/>
                  </w:rPrChange>
                </w:rPr>
                <w:tab/>
                <w:delText>7</w:delText>
              </w:r>
            </w:del>
          </w:ins>
        </w:p>
        <w:p w14:paraId="02543524" w14:textId="77777777" w:rsidR="00501C7E" w:rsidRPr="00501C7E" w:rsidRDefault="00000000" w:rsidP="00501C7E">
          <w:pPr>
            <w:pStyle w:val="TOC2"/>
            <w:tabs>
              <w:tab w:val="left" w:pos="880"/>
              <w:tab w:val="right" w:leader="dot" w:pos="8777"/>
            </w:tabs>
            <w:ind w:left="0"/>
            <w:rPr>
              <w:ins w:id="555" w:author="Lưu Gia Huy" w:date="2023-06-25T11:33:00Z"/>
              <w:del w:id="556" w:author="Lưu Gia Huy" w:date="2023-06-25T11:47:00Z"/>
              <w:rFonts w:ascii="Times New Roman" w:eastAsiaTheme="minorEastAsia" w:hAnsi="Times New Roman" w:cs="Times New Roman"/>
              <w:kern w:val="2"/>
              <w:sz w:val="22"/>
              <w:lang w:val="en-US"/>
              <w14:ligatures w14:val="standardContextual"/>
              <w:rPrChange w:id="557" w:author="Lưu Gia Huy" w:date="2023-06-25T11:57:00Z">
                <w:rPr>
                  <w:ins w:id="558" w:author="Lưu Gia Huy" w:date="2023-06-25T11:33:00Z"/>
                  <w:del w:id="559" w:author="Lưu Gia Huy" w:date="2023-06-25T11:47:00Z"/>
                  <w:rFonts w:asciiTheme="minorHAnsi" w:eastAsiaTheme="minorEastAsia" w:hAnsiTheme="minorHAnsi"/>
                  <w:kern w:val="2"/>
                  <w:sz w:val="22"/>
                  <w:lang w:val="en-US"/>
                  <w14:ligatures w14:val="standardContextual"/>
                </w:rPr>
              </w:rPrChange>
            </w:rPr>
            <w:pPrChange w:id="560" w:author="Lưu Gia Huy" w:date="2023-06-25T12:00:00Z">
              <w:pPr>
                <w:pStyle w:val="TOC2"/>
                <w:tabs>
                  <w:tab w:val="left" w:pos="880"/>
                  <w:tab w:val="right" w:leader="dot" w:pos="8777"/>
                </w:tabs>
              </w:pPr>
            </w:pPrChange>
          </w:pPr>
          <w:ins w:id="561" w:author="Lưu Gia Huy" w:date="2023-06-25T11:33:00Z">
            <w:del w:id="562" w:author="Lưu Gia Huy" w:date="2023-06-25T11:47:00Z">
              <w:r>
                <w:rPr>
                  <w:rStyle w:val="Hyperlink"/>
                  <w:rFonts w:ascii="Times New Roman" w:hAnsi="Times New Roman" w:cs="Times New Roman"/>
                </w:rPr>
                <w:delText>1.3.</w:delText>
              </w:r>
              <w:r>
                <w:rPr>
                  <w:rFonts w:ascii="Times New Roman" w:eastAsiaTheme="minorEastAsia" w:hAnsi="Times New Roman" w:cs="Times New Roman"/>
                  <w:kern w:val="2"/>
                  <w:sz w:val="22"/>
                  <w:lang w:val="en-US"/>
                  <w14:ligatures w14:val="standardContextual"/>
                  <w:rPrChange w:id="563" w:author="Lưu Gia Huy" w:date="2023-06-25T11:57:00Z">
                    <w:rPr>
                      <w:rFonts w:asciiTheme="minorHAnsi" w:eastAsiaTheme="minorEastAsia" w:hAnsiTheme="minorHAnsi"/>
                      <w:kern w:val="2"/>
                      <w:sz w:val="22"/>
                      <w:lang w:val="en-US"/>
                      <w14:ligatures w14:val="standardContextual"/>
                    </w:rPr>
                  </w:rPrChange>
                </w:rPr>
                <w:tab/>
              </w:r>
              <w:r>
                <w:rPr>
                  <w:rStyle w:val="Hyperlink"/>
                  <w:rFonts w:ascii="Times New Roman" w:hAnsi="Times New Roman" w:cs="Times New Roman"/>
                </w:rPr>
                <w:delText>Relevant parties</w:delText>
              </w:r>
              <w:r>
                <w:rPr>
                  <w:rFonts w:ascii="Times New Roman" w:hAnsi="Times New Roman" w:cs="Times New Roman"/>
                  <w:rPrChange w:id="564" w:author="Lưu Gia Huy" w:date="2023-06-25T11:57:00Z">
                    <w:rPr/>
                  </w:rPrChange>
                </w:rPr>
                <w:tab/>
                <w:delText>7</w:delText>
              </w:r>
            </w:del>
          </w:ins>
        </w:p>
        <w:p w14:paraId="7387568E" w14:textId="77777777" w:rsidR="00501C7E" w:rsidRPr="00501C7E" w:rsidRDefault="00000000">
          <w:pPr>
            <w:pStyle w:val="TOC1"/>
            <w:tabs>
              <w:tab w:val="right" w:leader="dot" w:pos="8777"/>
            </w:tabs>
            <w:rPr>
              <w:ins w:id="565" w:author="Lưu Gia Huy" w:date="2023-06-25T11:33:00Z"/>
              <w:del w:id="566" w:author="Lưu Gia Huy" w:date="2023-06-25T11:47:00Z"/>
              <w:rFonts w:ascii="Times New Roman" w:eastAsiaTheme="minorEastAsia" w:hAnsi="Times New Roman" w:cs="Times New Roman"/>
              <w:kern w:val="2"/>
              <w:sz w:val="22"/>
              <w:lang w:val="en-US"/>
              <w14:ligatures w14:val="standardContextual"/>
              <w:rPrChange w:id="567" w:author="Lưu Gia Huy" w:date="2023-06-25T11:57:00Z">
                <w:rPr>
                  <w:ins w:id="568" w:author="Lưu Gia Huy" w:date="2023-06-25T11:33:00Z"/>
                  <w:del w:id="569" w:author="Lưu Gia Huy" w:date="2023-06-25T11:47:00Z"/>
                  <w:rFonts w:asciiTheme="minorHAnsi" w:eastAsiaTheme="minorEastAsia" w:hAnsiTheme="minorHAnsi"/>
                  <w:kern w:val="2"/>
                  <w:sz w:val="22"/>
                  <w:lang w:val="en-US"/>
                  <w14:ligatures w14:val="standardContextual"/>
                </w:rPr>
              </w:rPrChange>
            </w:rPr>
          </w:pPr>
          <w:ins w:id="570" w:author="Lưu Gia Huy" w:date="2023-06-25T11:33:00Z">
            <w:del w:id="571" w:author="Lưu Gia Huy" w:date="2023-06-25T11:47:00Z">
              <w:r>
                <w:rPr>
                  <w:rStyle w:val="Hyperlink"/>
                  <w:rFonts w:ascii="Times New Roman" w:hAnsi="Times New Roman" w:cs="Times New Roman"/>
                  <w:bCs/>
                </w:rPr>
                <w:delText>Including:</w:delText>
              </w:r>
              <w:r>
                <w:rPr>
                  <w:rFonts w:ascii="Times New Roman" w:hAnsi="Times New Roman" w:cs="Times New Roman"/>
                  <w:rPrChange w:id="572" w:author="Lưu Gia Huy" w:date="2023-06-25T11:57:00Z">
                    <w:rPr/>
                  </w:rPrChange>
                </w:rPr>
                <w:tab/>
                <w:delText>7</w:delText>
              </w:r>
            </w:del>
          </w:ins>
        </w:p>
        <w:p w14:paraId="2A10736F" w14:textId="77777777" w:rsidR="00501C7E" w:rsidRPr="00501C7E" w:rsidRDefault="00000000">
          <w:pPr>
            <w:pStyle w:val="TOC1"/>
            <w:tabs>
              <w:tab w:val="left" w:pos="520"/>
              <w:tab w:val="right" w:leader="dot" w:pos="8777"/>
            </w:tabs>
            <w:rPr>
              <w:ins w:id="573" w:author="Lưu Gia Huy" w:date="2023-06-25T11:33:00Z"/>
              <w:del w:id="574" w:author="Lưu Gia Huy" w:date="2023-06-25T11:47:00Z"/>
              <w:rFonts w:ascii="Times New Roman" w:eastAsiaTheme="minorEastAsia" w:hAnsi="Times New Roman" w:cs="Times New Roman"/>
              <w:kern w:val="2"/>
              <w:sz w:val="22"/>
              <w:lang w:val="en-US"/>
              <w14:ligatures w14:val="standardContextual"/>
              <w:rPrChange w:id="575" w:author="Lưu Gia Huy" w:date="2023-06-25T11:57:00Z">
                <w:rPr>
                  <w:ins w:id="576" w:author="Lưu Gia Huy" w:date="2023-06-25T11:33:00Z"/>
                  <w:del w:id="577" w:author="Lưu Gia Huy" w:date="2023-06-25T11:47:00Z"/>
                  <w:rFonts w:asciiTheme="minorHAnsi" w:eastAsiaTheme="minorEastAsia" w:hAnsiTheme="minorHAnsi"/>
                  <w:kern w:val="2"/>
                  <w:sz w:val="22"/>
                  <w:lang w:val="en-US"/>
                  <w14:ligatures w14:val="standardContextual"/>
                </w:rPr>
              </w:rPrChange>
            </w:rPr>
          </w:pPr>
          <w:ins w:id="578" w:author="Lưu Gia Huy" w:date="2023-06-25T11:33:00Z">
            <w:del w:id="579" w:author="Lưu Gia Huy" w:date="2023-06-25T11:47:00Z">
              <w:r>
                <w:rPr>
                  <w:rStyle w:val="Hyperlink"/>
                  <w:rFonts w:ascii="Times New Roman" w:hAnsi="Times New Roman" w:cs="Times New Roman"/>
                  <w:bCs/>
                  <w:rPrChange w:id="580" w:author="Lưu Gia Huy" w:date="2023-06-25T11:57:00Z">
                    <w:rPr>
                      <w:rStyle w:val="Hyperlink"/>
                      <w:rFonts w:ascii="Wingdings" w:hAnsi="Wingdings"/>
                      <w:bCs/>
                    </w:rPr>
                  </w:rPrChange>
                </w:rPr>
                <w:delText></w:delText>
              </w:r>
              <w:r>
                <w:rPr>
                  <w:rFonts w:ascii="Times New Roman" w:eastAsiaTheme="minorEastAsia" w:hAnsi="Times New Roman" w:cs="Times New Roman"/>
                  <w:kern w:val="2"/>
                  <w:sz w:val="22"/>
                  <w:lang w:val="en-US"/>
                  <w14:ligatures w14:val="standardContextual"/>
                  <w:rPrChange w:id="581" w:author="Lưu Gia Huy" w:date="2023-06-25T11:57:00Z">
                    <w:rPr>
                      <w:rFonts w:asciiTheme="minorHAnsi" w:eastAsiaTheme="minorEastAsia" w:hAnsiTheme="minorHAnsi"/>
                      <w:kern w:val="2"/>
                      <w:sz w:val="22"/>
                      <w:lang w:val="en-US"/>
                      <w14:ligatures w14:val="standardContextual"/>
                    </w:rPr>
                  </w:rPrChange>
                </w:rPr>
                <w:tab/>
              </w:r>
              <w:r>
                <w:rPr>
                  <w:rStyle w:val="Hyperlink"/>
                  <w:rFonts w:ascii="Times New Roman" w:hAnsi="Times New Roman" w:cs="Times New Roman"/>
                  <w:bCs/>
                </w:rPr>
                <w:delText>Hospitals: providing their data to the third party.</w:delText>
              </w:r>
              <w:r>
                <w:rPr>
                  <w:rFonts w:ascii="Times New Roman" w:hAnsi="Times New Roman" w:cs="Times New Roman"/>
                  <w:rPrChange w:id="582" w:author="Lưu Gia Huy" w:date="2023-06-25T11:57:00Z">
                    <w:rPr/>
                  </w:rPrChange>
                </w:rPr>
                <w:tab/>
                <w:delText>7</w:delText>
              </w:r>
            </w:del>
          </w:ins>
        </w:p>
        <w:p w14:paraId="54293ED1" w14:textId="77777777" w:rsidR="00501C7E" w:rsidRPr="00501C7E" w:rsidRDefault="00000000">
          <w:pPr>
            <w:pStyle w:val="TOC1"/>
            <w:tabs>
              <w:tab w:val="left" w:pos="520"/>
              <w:tab w:val="right" w:leader="dot" w:pos="8777"/>
            </w:tabs>
            <w:rPr>
              <w:ins w:id="583" w:author="Lưu Gia Huy" w:date="2023-06-25T11:33:00Z"/>
              <w:del w:id="584" w:author="Lưu Gia Huy" w:date="2023-06-25T11:47:00Z"/>
              <w:rFonts w:ascii="Times New Roman" w:eastAsiaTheme="minorEastAsia" w:hAnsi="Times New Roman" w:cs="Times New Roman"/>
              <w:kern w:val="2"/>
              <w:sz w:val="22"/>
              <w:lang w:val="en-US"/>
              <w14:ligatures w14:val="standardContextual"/>
              <w:rPrChange w:id="585" w:author="Lưu Gia Huy" w:date="2023-06-25T11:57:00Z">
                <w:rPr>
                  <w:ins w:id="586" w:author="Lưu Gia Huy" w:date="2023-06-25T11:33:00Z"/>
                  <w:del w:id="587" w:author="Lưu Gia Huy" w:date="2023-06-25T11:47:00Z"/>
                  <w:rFonts w:asciiTheme="minorHAnsi" w:eastAsiaTheme="minorEastAsia" w:hAnsiTheme="minorHAnsi"/>
                  <w:kern w:val="2"/>
                  <w:sz w:val="22"/>
                  <w:lang w:val="en-US"/>
                  <w14:ligatures w14:val="standardContextual"/>
                </w:rPr>
              </w:rPrChange>
            </w:rPr>
          </w:pPr>
          <w:ins w:id="588" w:author="Lưu Gia Huy" w:date="2023-06-25T11:33:00Z">
            <w:del w:id="589" w:author="Lưu Gia Huy" w:date="2023-06-25T11:47:00Z">
              <w:r>
                <w:rPr>
                  <w:rStyle w:val="Hyperlink"/>
                  <w:rFonts w:ascii="Times New Roman" w:hAnsi="Times New Roman" w:cs="Times New Roman"/>
                  <w:bCs/>
                  <w:rPrChange w:id="590" w:author="Lưu Gia Huy" w:date="2023-06-25T11:57:00Z">
                    <w:rPr>
                      <w:rStyle w:val="Hyperlink"/>
                      <w:rFonts w:ascii="Wingdings" w:hAnsi="Wingdings" w:cs="Times New Roman"/>
                      <w:bCs/>
                    </w:rPr>
                  </w:rPrChange>
                </w:rPr>
                <w:delText></w:delText>
              </w:r>
              <w:r>
                <w:rPr>
                  <w:rFonts w:ascii="Times New Roman" w:eastAsiaTheme="minorEastAsia" w:hAnsi="Times New Roman" w:cs="Times New Roman"/>
                  <w:kern w:val="2"/>
                  <w:sz w:val="22"/>
                  <w:lang w:val="en-US"/>
                  <w14:ligatures w14:val="standardContextual"/>
                  <w:rPrChange w:id="591" w:author="Lưu Gia Huy" w:date="2023-06-25T11:57:00Z">
                    <w:rPr>
                      <w:rFonts w:asciiTheme="minorHAnsi" w:eastAsiaTheme="minorEastAsia" w:hAnsiTheme="minorHAnsi"/>
                      <w:kern w:val="2"/>
                      <w:sz w:val="22"/>
                      <w:lang w:val="en-US"/>
                      <w14:ligatures w14:val="standardContextual"/>
                    </w:rPr>
                  </w:rPrChange>
                </w:rPr>
                <w:tab/>
              </w:r>
              <w:r>
                <w:rPr>
                  <w:rStyle w:val="Hyperlink"/>
                  <w:rFonts w:ascii="Times New Roman" w:hAnsi="Times New Roman" w:cs="Times New Roman"/>
                  <w:bCs/>
                </w:rPr>
                <w:delText>Third party: possessing computational expertise and excellent resources to return predictions for heart disease.</w:delText>
              </w:r>
              <w:r>
                <w:rPr>
                  <w:rFonts w:ascii="Times New Roman" w:hAnsi="Times New Roman" w:cs="Times New Roman"/>
                  <w:rPrChange w:id="592" w:author="Lưu Gia Huy" w:date="2023-06-25T11:57:00Z">
                    <w:rPr/>
                  </w:rPrChange>
                </w:rPr>
                <w:tab/>
                <w:delText>7</w:delText>
              </w:r>
            </w:del>
          </w:ins>
        </w:p>
        <w:p w14:paraId="4D5BBB6E" w14:textId="77777777" w:rsidR="00501C7E" w:rsidRPr="00501C7E" w:rsidRDefault="00000000" w:rsidP="00501C7E">
          <w:pPr>
            <w:pStyle w:val="TOC2"/>
            <w:tabs>
              <w:tab w:val="left" w:pos="880"/>
              <w:tab w:val="right" w:leader="dot" w:pos="8777"/>
            </w:tabs>
            <w:ind w:left="0"/>
            <w:rPr>
              <w:ins w:id="593" w:author="Lưu Gia Huy" w:date="2023-06-25T11:33:00Z"/>
              <w:del w:id="594" w:author="Lưu Gia Huy" w:date="2023-06-25T11:47:00Z"/>
              <w:rFonts w:ascii="Times New Roman" w:eastAsiaTheme="minorEastAsia" w:hAnsi="Times New Roman" w:cs="Times New Roman"/>
              <w:kern w:val="2"/>
              <w:sz w:val="22"/>
              <w:lang w:val="en-US"/>
              <w14:ligatures w14:val="standardContextual"/>
              <w:rPrChange w:id="595" w:author="Lưu Gia Huy" w:date="2023-06-25T11:57:00Z">
                <w:rPr>
                  <w:ins w:id="596" w:author="Lưu Gia Huy" w:date="2023-06-25T11:33:00Z"/>
                  <w:del w:id="597" w:author="Lưu Gia Huy" w:date="2023-06-25T11:47:00Z"/>
                  <w:rFonts w:asciiTheme="minorHAnsi" w:eastAsiaTheme="minorEastAsia" w:hAnsiTheme="minorHAnsi"/>
                  <w:kern w:val="2"/>
                  <w:sz w:val="22"/>
                  <w:lang w:val="en-US"/>
                  <w14:ligatures w14:val="standardContextual"/>
                </w:rPr>
              </w:rPrChange>
            </w:rPr>
            <w:pPrChange w:id="598" w:author="Lưu Gia Huy" w:date="2023-06-25T12:00:00Z">
              <w:pPr>
                <w:pStyle w:val="TOC2"/>
                <w:tabs>
                  <w:tab w:val="left" w:pos="880"/>
                  <w:tab w:val="right" w:leader="dot" w:pos="8777"/>
                </w:tabs>
              </w:pPr>
            </w:pPrChange>
          </w:pPr>
          <w:ins w:id="599" w:author="Lưu Gia Huy" w:date="2023-06-25T11:33:00Z">
            <w:del w:id="600" w:author="Lưu Gia Huy" w:date="2023-06-25T11:47:00Z">
              <w:r>
                <w:rPr>
                  <w:rStyle w:val="Hyperlink"/>
                  <w:rFonts w:ascii="Times New Roman" w:hAnsi="Times New Roman" w:cs="Times New Roman"/>
                </w:rPr>
                <w:delText>1.4.</w:delText>
              </w:r>
              <w:r>
                <w:rPr>
                  <w:rFonts w:ascii="Times New Roman" w:eastAsiaTheme="minorEastAsia" w:hAnsi="Times New Roman" w:cs="Times New Roman"/>
                  <w:kern w:val="2"/>
                  <w:sz w:val="22"/>
                  <w:lang w:val="en-US"/>
                  <w14:ligatures w14:val="standardContextual"/>
                  <w:rPrChange w:id="601" w:author="Lưu Gia Huy" w:date="2023-06-25T11:57:00Z">
                    <w:rPr>
                      <w:rFonts w:asciiTheme="minorHAnsi" w:eastAsiaTheme="minorEastAsia" w:hAnsiTheme="minorHAnsi"/>
                      <w:kern w:val="2"/>
                      <w:sz w:val="22"/>
                      <w:lang w:val="en-US"/>
                      <w14:ligatures w14:val="standardContextual"/>
                    </w:rPr>
                  </w:rPrChange>
                </w:rPr>
                <w:tab/>
              </w:r>
              <w:r>
                <w:rPr>
                  <w:rStyle w:val="Hyperlink"/>
                  <w:rFonts w:ascii="Times New Roman" w:hAnsi="Times New Roman" w:cs="Times New Roman"/>
                </w:rPr>
                <w:delText>Assets to be protected</w:delText>
              </w:r>
              <w:r>
                <w:rPr>
                  <w:rFonts w:ascii="Times New Roman" w:hAnsi="Times New Roman" w:cs="Times New Roman"/>
                  <w:rPrChange w:id="602" w:author="Lưu Gia Huy" w:date="2023-06-25T11:57:00Z">
                    <w:rPr/>
                  </w:rPrChange>
                </w:rPr>
                <w:tab/>
                <w:delText>7</w:delText>
              </w:r>
            </w:del>
          </w:ins>
        </w:p>
        <w:p w14:paraId="53324D31" w14:textId="77777777" w:rsidR="00501C7E" w:rsidRPr="00501C7E" w:rsidRDefault="00000000">
          <w:pPr>
            <w:pStyle w:val="TOC1"/>
            <w:tabs>
              <w:tab w:val="right" w:leader="dot" w:pos="8777"/>
            </w:tabs>
            <w:rPr>
              <w:ins w:id="603" w:author="Lưu Gia Huy" w:date="2023-06-25T11:33:00Z"/>
              <w:del w:id="604" w:author="Lưu Gia Huy" w:date="2023-06-25T11:47:00Z"/>
              <w:rFonts w:ascii="Times New Roman" w:eastAsiaTheme="minorEastAsia" w:hAnsi="Times New Roman" w:cs="Times New Roman"/>
              <w:kern w:val="2"/>
              <w:sz w:val="22"/>
              <w:lang w:val="en-US"/>
              <w14:ligatures w14:val="standardContextual"/>
              <w:rPrChange w:id="605" w:author="Lưu Gia Huy" w:date="2023-06-25T11:57:00Z">
                <w:rPr>
                  <w:ins w:id="606" w:author="Lưu Gia Huy" w:date="2023-06-25T11:33:00Z"/>
                  <w:del w:id="607" w:author="Lưu Gia Huy" w:date="2023-06-25T11:47:00Z"/>
                  <w:rFonts w:asciiTheme="minorHAnsi" w:eastAsiaTheme="minorEastAsia" w:hAnsiTheme="minorHAnsi"/>
                  <w:kern w:val="2"/>
                  <w:sz w:val="22"/>
                  <w:lang w:val="en-US"/>
                  <w14:ligatures w14:val="standardContextual"/>
                </w:rPr>
              </w:rPrChange>
            </w:rPr>
          </w:pPr>
          <w:ins w:id="608" w:author="Lưu Gia Huy" w:date="2023-06-25T11:33:00Z">
            <w:del w:id="609" w:author="Lưu Gia Huy" w:date="2023-06-25T11:47:00Z">
              <w:r>
                <w:rPr>
                  <w:rStyle w:val="Hyperlink"/>
                  <w:rFonts w:ascii="Times New Roman" w:hAnsi="Times New Roman" w:cs="Times New Roman"/>
                  <w:bCs/>
                </w:rPr>
                <w:delText>Including:</w:delText>
              </w:r>
              <w:r>
                <w:rPr>
                  <w:rFonts w:ascii="Times New Roman" w:hAnsi="Times New Roman" w:cs="Times New Roman"/>
                  <w:rPrChange w:id="610" w:author="Lưu Gia Huy" w:date="2023-06-25T11:57:00Z">
                    <w:rPr/>
                  </w:rPrChange>
                </w:rPr>
                <w:tab/>
                <w:delText>7</w:delText>
              </w:r>
            </w:del>
          </w:ins>
        </w:p>
        <w:p w14:paraId="4BC82FA9" w14:textId="77777777" w:rsidR="00501C7E" w:rsidRPr="00501C7E" w:rsidRDefault="00000000" w:rsidP="00501C7E">
          <w:pPr>
            <w:pStyle w:val="TOC2"/>
            <w:tabs>
              <w:tab w:val="left" w:pos="880"/>
              <w:tab w:val="right" w:leader="dot" w:pos="8777"/>
            </w:tabs>
            <w:ind w:left="0"/>
            <w:rPr>
              <w:ins w:id="611" w:author="Lưu Gia Huy" w:date="2023-06-25T11:33:00Z"/>
              <w:del w:id="612" w:author="Lưu Gia Huy" w:date="2023-06-25T11:47:00Z"/>
              <w:rFonts w:ascii="Times New Roman" w:eastAsiaTheme="minorEastAsia" w:hAnsi="Times New Roman" w:cs="Times New Roman"/>
              <w:kern w:val="2"/>
              <w:sz w:val="22"/>
              <w:lang w:val="en-US"/>
              <w14:ligatures w14:val="standardContextual"/>
              <w:rPrChange w:id="613" w:author="Lưu Gia Huy" w:date="2023-06-25T11:57:00Z">
                <w:rPr>
                  <w:ins w:id="614" w:author="Lưu Gia Huy" w:date="2023-06-25T11:33:00Z"/>
                  <w:del w:id="615" w:author="Lưu Gia Huy" w:date="2023-06-25T11:47:00Z"/>
                  <w:rFonts w:asciiTheme="minorHAnsi" w:eastAsiaTheme="minorEastAsia" w:hAnsiTheme="minorHAnsi"/>
                  <w:kern w:val="2"/>
                  <w:sz w:val="22"/>
                  <w:lang w:val="en-US"/>
                  <w14:ligatures w14:val="standardContextual"/>
                </w:rPr>
              </w:rPrChange>
            </w:rPr>
            <w:pPrChange w:id="616" w:author="Lưu Gia Huy" w:date="2023-06-25T12:00:00Z">
              <w:pPr>
                <w:pStyle w:val="TOC2"/>
                <w:tabs>
                  <w:tab w:val="left" w:pos="880"/>
                  <w:tab w:val="right" w:leader="dot" w:pos="8777"/>
                </w:tabs>
              </w:pPr>
            </w:pPrChange>
          </w:pPr>
          <w:ins w:id="617" w:author="Lưu Gia Huy" w:date="2023-06-25T11:33:00Z">
            <w:del w:id="618" w:author="Lưu Gia Huy" w:date="2023-06-25T11:47:00Z">
              <w:r>
                <w:rPr>
                  <w:rStyle w:val="Hyperlink"/>
                  <w:rFonts w:ascii="Times New Roman" w:hAnsi="Times New Roman" w:cs="Times New Roman"/>
                </w:rPr>
                <w:delText>1.5.</w:delText>
              </w:r>
              <w:r>
                <w:rPr>
                  <w:rFonts w:ascii="Times New Roman" w:eastAsiaTheme="minorEastAsia" w:hAnsi="Times New Roman" w:cs="Times New Roman"/>
                  <w:kern w:val="2"/>
                  <w:sz w:val="22"/>
                  <w:lang w:val="en-US"/>
                  <w14:ligatures w14:val="standardContextual"/>
                  <w:rPrChange w:id="619" w:author="Lưu Gia Huy" w:date="2023-06-25T11:57:00Z">
                    <w:rPr>
                      <w:rFonts w:asciiTheme="minorHAnsi" w:eastAsiaTheme="minorEastAsia" w:hAnsiTheme="minorHAnsi"/>
                      <w:kern w:val="2"/>
                      <w:sz w:val="22"/>
                      <w:lang w:val="en-US"/>
                      <w14:ligatures w14:val="standardContextual"/>
                    </w:rPr>
                  </w:rPrChange>
                </w:rPr>
                <w:tab/>
              </w:r>
              <w:r>
                <w:rPr>
                  <w:rStyle w:val="Hyperlink"/>
                  <w:rFonts w:ascii="Times New Roman" w:hAnsi="Times New Roman" w:cs="Times New Roman"/>
                </w:rPr>
                <w:delText>Security risks</w:delText>
              </w:r>
              <w:r>
                <w:rPr>
                  <w:rFonts w:ascii="Times New Roman" w:hAnsi="Times New Roman" w:cs="Times New Roman"/>
                  <w:rPrChange w:id="620" w:author="Lưu Gia Huy" w:date="2023-06-25T11:57:00Z">
                    <w:rPr/>
                  </w:rPrChange>
                </w:rPr>
                <w:tab/>
                <w:delText>7</w:delText>
              </w:r>
            </w:del>
          </w:ins>
        </w:p>
        <w:p w14:paraId="59D93E95" w14:textId="77777777" w:rsidR="00501C7E" w:rsidRPr="00501C7E" w:rsidRDefault="00000000" w:rsidP="00501C7E">
          <w:pPr>
            <w:pStyle w:val="TOC2"/>
            <w:tabs>
              <w:tab w:val="right" w:leader="dot" w:pos="8777"/>
            </w:tabs>
            <w:ind w:left="0"/>
            <w:rPr>
              <w:ins w:id="621" w:author="Lưu Gia Huy" w:date="2023-06-25T11:33:00Z"/>
              <w:del w:id="622" w:author="Lưu Gia Huy" w:date="2023-06-25T11:47:00Z"/>
              <w:rFonts w:ascii="Times New Roman" w:eastAsiaTheme="minorEastAsia" w:hAnsi="Times New Roman" w:cs="Times New Roman"/>
              <w:kern w:val="2"/>
              <w:sz w:val="22"/>
              <w:lang w:val="en-US"/>
              <w14:ligatures w14:val="standardContextual"/>
              <w:rPrChange w:id="623" w:author="Lưu Gia Huy" w:date="2023-06-25T11:57:00Z">
                <w:rPr>
                  <w:ins w:id="624" w:author="Lưu Gia Huy" w:date="2023-06-25T11:33:00Z"/>
                  <w:del w:id="625" w:author="Lưu Gia Huy" w:date="2023-06-25T11:47:00Z"/>
                  <w:rFonts w:asciiTheme="minorHAnsi" w:eastAsiaTheme="minorEastAsia" w:hAnsiTheme="minorHAnsi"/>
                  <w:kern w:val="2"/>
                  <w:sz w:val="22"/>
                  <w:lang w:val="en-US"/>
                  <w14:ligatures w14:val="standardContextual"/>
                </w:rPr>
              </w:rPrChange>
            </w:rPr>
            <w:pPrChange w:id="626" w:author="Lưu Gia Huy" w:date="2023-06-25T12:00:00Z">
              <w:pPr>
                <w:pStyle w:val="TOC2"/>
                <w:tabs>
                  <w:tab w:val="right" w:leader="dot" w:pos="8777"/>
                </w:tabs>
              </w:pPr>
            </w:pPrChange>
          </w:pPr>
          <w:ins w:id="627" w:author="Lưu Gia Huy" w:date="2023-06-25T11:33:00Z">
            <w:del w:id="628" w:author="Lưu Gia Huy" w:date="2023-06-25T11:47:00Z">
              <w:r>
                <w:rPr>
                  <w:rStyle w:val="Hyperlink"/>
                  <w:rFonts w:ascii="Times New Roman" w:hAnsi="Times New Roman" w:cs="Times New Roman"/>
                </w:rPr>
                <w:delText>Required security features to be built</w:delText>
              </w:r>
              <w:r>
                <w:rPr>
                  <w:rFonts w:ascii="Times New Roman" w:hAnsi="Times New Roman" w:cs="Times New Roman"/>
                  <w:rPrChange w:id="629" w:author="Lưu Gia Huy" w:date="2023-06-25T11:57:00Z">
                    <w:rPr/>
                  </w:rPrChange>
                </w:rPr>
                <w:tab/>
                <w:delText>8</w:delText>
              </w:r>
            </w:del>
          </w:ins>
        </w:p>
        <w:p w14:paraId="7E42D24F" w14:textId="77777777" w:rsidR="00501C7E" w:rsidRPr="00501C7E" w:rsidRDefault="00000000">
          <w:pPr>
            <w:pStyle w:val="TOC1"/>
            <w:tabs>
              <w:tab w:val="left" w:pos="520"/>
              <w:tab w:val="right" w:leader="dot" w:pos="8777"/>
            </w:tabs>
            <w:rPr>
              <w:ins w:id="630" w:author="Lưu Gia Huy" w:date="2023-06-25T11:33:00Z"/>
              <w:del w:id="631" w:author="Lưu Gia Huy" w:date="2023-06-25T11:47:00Z"/>
              <w:rFonts w:ascii="Times New Roman" w:eastAsiaTheme="minorEastAsia" w:hAnsi="Times New Roman" w:cs="Times New Roman"/>
              <w:kern w:val="2"/>
              <w:sz w:val="22"/>
              <w:lang w:val="en-US"/>
              <w14:ligatures w14:val="standardContextual"/>
              <w:rPrChange w:id="632" w:author="Lưu Gia Huy" w:date="2023-06-25T11:57:00Z">
                <w:rPr>
                  <w:ins w:id="633" w:author="Lưu Gia Huy" w:date="2023-06-25T11:33:00Z"/>
                  <w:del w:id="634" w:author="Lưu Gia Huy" w:date="2023-06-25T11:47:00Z"/>
                  <w:rFonts w:asciiTheme="minorHAnsi" w:eastAsiaTheme="minorEastAsia" w:hAnsiTheme="minorHAnsi"/>
                  <w:kern w:val="2"/>
                  <w:sz w:val="22"/>
                  <w:lang w:val="en-US"/>
                  <w14:ligatures w14:val="standardContextual"/>
                </w:rPr>
              </w:rPrChange>
            </w:rPr>
          </w:pPr>
          <w:ins w:id="635" w:author="Lưu Gia Huy" w:date="2023-06-25T11:33:00Z">
            <w:del w:id="636" w:author="Lưu Gia Huy" w:date="2023-06-25T11:47:00Z">
              <w:r>
                <w:rPr>
                  <w:rStyle w:val="Hyperlink"/>
                  <w:rFonts w:ascii="Times New Roman" w:hAnsi="Times New Roman" w:cs="Times New Roman"/>
                  <w:bCs/>
                  <w:rPrChange w:id="637" w:author="Lưu Gia Huy" w:date="2023-06-25T11:57:00Z">
                    <w:rPr>
                      <w:rStyle w:val="Hyperlink"/>
                      <w:rFonts w:ascii="Wingdings" w:hAnsi="Wingdings"/>
                      <w:bCs/>
                    </w:rPr>
                  </w:rPrChange>
                </w:rPr>
                <w:delText></w:delText>
              </w:r>
              <w:r>
                <w:rPr>
                  <w:rFonts w:ascii="Times New Roman" w:eastAsiaTheme="minorEastAsia" w:hAnsi="Times New Roman" w:cs="Times New Roman"/>
                  <w:kern w:val="2"/>
                  <w:sz w:val="22"/>
                  <w:lang w:val="en-US"/>
                  <w14:ligatures w14:val="standardContextual"/>
                  <w:rPrChange w:id="638" w:author="Lưu Gia Huy" w:date="2023-06-25T11:57:00Z">
                    <w:rPr>
                      <w:rFonts w:asciiTheme="minorHAnsi" w:eastAsiaTheme="minorEastAsia" w:hAnsiTheme="minorHAnsi"/>
                      <w:kern w:val="2"/>
                      <w:sz w:val="22"/>
                      <w:lang w:val="en-US"/>
                      <w14:ligatures w14:val="standardContextual"/>
                    </w:rPr>
                  </w:rPrChange>
                </w:rPr>
                <w:tab/>
              </w:r>
              <w:r>
                <w:rPr>
                  <w:rStyle w:val="Hyperlink"/>
                  <w:rFonts w:ascii="Times New Roman" w:hAnsi="Times New Roman" w:cs="Times New Roman"/>
                  <w:bCs/>
                </w:rPr>
                <w:delText>Secure data transmission: Implementing secure protocols, such as SSL/TLS or HTTPS, to encrypt data during transmission, protecting it from unauthorized access, interception, and ensuring the confidentiality and integrity of the data. Note that the implementation details will not be covered in this report.</w:delText>
              </w:r>
              <w:r>
                <w:rPr>
                  <w:rFonts w:ascii="Times New Roman" w:hAnsi="Times New Roman" w:cs="Times New Roman"/>
                  <w:rPrChange w:id="639" w:author="Lưu Gia Huy" w:date="2023-06-25T11:57:00Z">
                    <w:rPr/>
                  </w:rPrChange>
                </w:rPr>
                <w:tab/>
                <w:delText>8</w:delText>
              </w:r>
            </w:del>
          </w:ins>
        </w:p>
        <w:p w14:paraId="648B2E63" w14:textId="77777777" w:rsidR="00501C7E" w:rsidRPr="00501C7E" w:rsidRDefault="00000000">
          <w:pPr>
            <w:pStyle w:val="TOC1"/>
            <w:tabs>
              <w:tab w:val="left" w:pos="520"/>
              <w:tab w:val="right" w:leader="dot" w:pos="8777"/>
            </w:tabs>
            <w:rPr>
              <w:ins w:id="640" w:author="Lưu Gia Huy" w:date="2023-06-25T11:33:00Z"/>
              <w:del w:id="641" w:author="Lưu Gia Huy" w:date="2023-06-25T11:47:00Z"/>
              <w:rFonts w:ascii="Times New Roman" w:eastAsiaTheme="minorEastAsia" w:hAnsi="Times New Roman" w:cs="Times New Roman"/>
              <w:kern w:val="2"/>
              <w:sz w:val="22"/>
              <w:lang w:val="en-US"/>
              <w14:ligatures w14:val="standardContextual"/>
              <w:rPrChange w:id="642" w:author="Lưu Gia Huy" w:date="2023-06-25T11:57:00Z">
                <w:rPr>
                  <w:ins w:id="643" w:author="Lưu Gia Huy" w:date="2023-06-25T11:33:00Z"/>
                  <w:del w:id="644" w:author="Lưu Gia Huy" w:date="2023-06-25T11:47:00Z"/>
                  <w:rFonts w:asciiTheme="minorHAnsi" w:eastAsiaTheme="minorEastAsia" w:hAnsiTheme="minorHAnsi"/>
                  <w:kern w:val="2"/>
                  <w:sz w:val="22"/>
                  <w:lang w:val="en-US"/>
                  <w14:ligatures w14:val="standardContextual"/>
                </w:rPr>
              </w:rPrChange>
            </w:rPr>
          </w:pPr>
          <w:ins w:id="645" w:author="Lưu Gia Huy" w:date="2023-06-25T11:33:00Z">
            <w:del w:id="646" w:author="Lưu Gia Huy" w:date="2023-06-25T11:47:00Z">
              <w:r>
                <w:rPr>
                  <w:rStyle w:val="Hyperlink"/>
                  <w:rFonts w:ascii="Times New Roman" w:hAnsi="Times New Roman" w:cs="Times New Roman"/>
                  <w:bCs/>
                  <w:rPrChange w:id="647" w:author="Lưu Gia Huy" w:date="2023-06-25T11:57:00Z">
                    <w:rPr>
                      <w:rStyle w:val="Hyperlink"/>
                      <w:rFonts w:ascii="Wingdings" w:hAnsi="Wingdings"/>
                      <w:bCs/>
                    </w:rPr>
                  </w:rPrChange>
                </w:rPr>
                <w:delText></w:delText>
              </w:r>
              <w:r>
                <w:rPr>
                  <w:rFonts w:ascii="Times New Roman" w:eastAsiaTheme="minorEastAsia" w:hAnsi="Times New Roman" w:cs="Times New Roman"/>
                  <w:kern w:val="2"/>
                  <w:sz w:val="22"/>
                  <w:lang w:val="en-US"/>
                  <w14:ligatures w14:val="standardContextual"/>
                  <w:rPrChange w:id="648" w:author="Lưu Gia Huy" w:date="2023-06-25T11:57:00Z">
                    <w:rPr>
                      <w:rFonts w:asciiTheme="minorHAnsi" w:eastAsiaTheme="minorEastAsia" w:hAnsiTheme="minorHAnsi"/>
                      <w:kern w:val="2"/>
                      <w:sz w:val="22"/>
                      <w:lang w:val="en-US"/>
                      <w14:ligatures w14:val="standardContextual"/>
                    </w:rPr>
                  </w:rPrChange>
                </w:rPr>
                <w:tab/>
              </w:r>
              <w:r>
                <w:rPr>
                  <w:rStyle w:val="Hyperlink"/>
                  <w:rFonts w:ascii="Times New Roman" w:hAnsi="Times New Roman" w:cs="Times New Roman"/>
                  <w:bCs/>
                </w:rPr>
                <w:delText>Homomorphic encryption: Utilizing homomorphic encryption techniques that allow performing computations on encrypted data without the need for decryption, ensuring privacy while still enabling computational analysis on the encrypted data.</w:delText>
              </w:r>
              <w:r>
                <w:rPr>
                  <w:rFonts w:ascii="Times New Roman" w:hAnsi="Times New Roman" w:cs="Times New Roman"/>
                  <w:rPrChange w:id="649" w:author="Lưu Gia Huy" w:date="2023-06-25T11:57:00Z">
                    <w:rPr/>
                  </w:rPrChange>
                </w:rPr>
                <w:tab/>
                <w:delText>8</w:delText>
              </w:r>
            </w:del>
          </w:ins>
        </w:p>
        <w:p w14:paraId="4A7F7863" w14:textId="77777777" w:rsidR="00501C7E" w:rsidRPr="00501C7E" w:rsidRDefault="00000000">
          <w:pPr>
            <w:pStyle w:val="TOC1"/>
            <w:tabs>
              <w:tab w:val="left" w:pos="520"/>
              <w:tab w:val="right" w:leader="dot" w:pos="8777"/>
            </w:tabs>
            <w:rPr>
              <w:ins w:id="650" w:author="Lưu Gia Huy" w:date="2023-06-25T11:33:00Z"/>
              <w:del w:id="651" w:author="Lưu Gia Huy" w:date="2023-06-25T11:47:00Z"/>
              <w:rFonts w:ascii="Times New Roman" w:eastAsiaTheme="minorEastAsia" w:hAnsi="Times New Roman" w:cs="Times New Roman"/>
              <w:kern w:val="2"/>
              <w:sz w:val="22"/>
              <w:lang w:val="en-US"/>
              <w14:ligatures w14:val="standardContextual"/>
              <w:rPrChange w:id="652" w:author="Lưu Gia Huy" w:date="2023-06-25T11:57:00Z">
                <w:rPr>
                  <w:ins w:id="653" w:author="Lưu Gia Huy" w:date="2023-06-25T11:33:00Z"/>
                  <w:del w:id="654" w:author="Lưu Gia Huy" w:date="2023-06-25T11:47:00Z"/>
                  <w:rFonts w:asciiTheme="minorHAnsi" w:eastAsiaTheme="minorEastAsia" w:hAnsiTheme="minorHAnsi"/>
                  <w:kern w:val="2"/>
                  <w:sz w:val="22"/>
                  <w:lang w:val="en-US"/>
                  <w14:ligatures w14:val="standardContextual"/>
                </w:rPr>
              </w:rPrChange>
            </w:rPr>
          </w:pPr>
          <w:ins w:id="655" w:author="Lưu Gia Huy" w:date="2023-06-25T11:33:00Z">
            <w:del w:id="656" w:author="Lưu Gia Huy" w:date="2023-06-25T11:47:00Z">
              <w:r>
                <w:rPr>
                  <w:rStyle w:val="Hyperlink"/>
                  <w:rFonts w:ascii="Times New Roman" w:eastAsia="SimSun" w:hAnsi="Times New Roman" w:cs="Times New Roman"/>
                  <w:bCs/>
                  <w:rPrChange w:id="657" w:author="Lưu Gia Huy" w:date="2023-06-25T11:57:00Z">
                    <w:rPr>
                      <w:rStyle w:val="Hyperlink"/>
                      <w:rFonts w:ascii="SimSun" w:eastAsia="SimSun" w:hAnsi="SimSun" w:cs="SimSun"/>
                      <w:bCs/>
                    </w:rPr>
                  </w:rPrChange>
                </w:rPr>
                <w:delText>2.</w:delText>
              </w:r>
              <w:r>
                <w:rPr>
                  <w:rFonts w:ascii="Times New Roman" w:eastAsiaTheme="minorEastAsia" w:hAnsi="Times New Roman" w:cs="Times New Roman"/>
                  <w:kern w:val="2"/>
                  <w:sz w:val="22"/>
                  <w:lang w:val="en-US"/>
                  <w14:ligatures w14:val="standardContextual"/>
                  <w:rPrChange w:id="658" w:author="Lưu Gia Huy" w:date="2023-06-25T11:57:00Z">
                    <w:rPr>
                      <w:rFonts w:asciiTheme="minorHAnsi" w:eastAsiaTheme="minorEastAsia" w:hAnsiTheme="minorHAnsi"/>
                      <w:kern w:val="2"/>
                      <w:sz w:val="22"/>
                      <w:lang w:val="en-US"/>
                      <w14:ligatures w14:val="standardContextual"/>
                    </w:rPr>
                  </w:rPrChange>
                </w:rPr>
                <w:tab/>
              </w:r>
              <w:r>
                <w:rPr>
                  <w:rStyle w:val="Hyperlink"/>
                  <w:rFonts w:ascii="Times New Roman" w:hAnsi="Times New Roman" w:cs="Times New Roman"/>
                  <w:rPrChange w:id="659" w:author="Lưu Gia Huy" w:date="2023-06-25T11:57:00Z">
                    <w:rPr>
                      <w:rStyle w:val="Hyperlink"/>
                    </w:rPr>
                  </w:rPrChange>
                </w:rPr>
                <w:delText>SOLUTION DESIGN</w:delText>
              </w:r>
              <w:r>
                <w:rPr>
                  <w:rFonts w:ascii="Times New Roman" w:hAnsi="Times New Roman" w:cs="Times New Roman"/>
                  <w:rPrChange w:id="660" w:author="Lưu Gia Huy" w:date="2023-06-25T11:57:00Z">
                    <w:rPr/>
                  </w:rPrChange>
                </w:rPr>
                <w:tab/>
                <w:delText>8</w:delText>
              </w:r>
            </w:del>
          </w:ins>
        </w:p>
        <w:p w14:paraId="173A4170" w14:textId="77777777" w:rsidR="00501C7E" w:rsidRPr="00501C7E" w:rsidRDefault="00000000" w:rsidP="00501C7E">
          <w:pPr>
            <w:pStyle w:val="TOC2"/>
            <w:tabs>
              <w:tab w:val="left" w:pos="880"/>
              <w:tab w:val="right" w:leader="dot" w:pos="8777"/>
            </w:tabs>
            <w:ind w:left="0"/>
            <w:rPr>
              <w:ins w:id="661" w:author="Lưu Gia Huy" w:date="2023-06-25T11:33:00Z"/>
              <w:del w:id="662" w:author="Lưu Gia Huy" w:date="2023-06-25T11:47:00Z"/>
              <w:rFonts w:ascii="Times New Roman" w:eastAsiaTheme="minorEastAsia" w:hAnsi="Times New Roman" w:cs="Times New Roman"/>
              <w:kern w:val="2"/>
              <w:sz w:val="22"/>
              <w:lang w:val="en-US"/>
              <w14:ligatures w14:val="standardContextual"/>
              <w:rPrChange w:id="663" w:author="Lưu Gia Huy" w:date="2023-06-25T11:57:00Z">
                <w:rPr>
                  <w:ins w:id="664" w:author="Lưu Gia Huy" w:date="2023-06-25T11:33:00Z"/>
                  <w:del w:id="665" w:author="Lưu Gia Huy" w:date="2023-06-25T11:47:00Z"/>
                  <w:rFonts w:asciiTheme="minorHAnsi" w:eastAsiaTheme="minorEastAsia" w:hAnsiTheme="minorHAnsi"/>
                  <w:kern w:val="2"/>
                  <w:sz w:val="22"/>
                  <w:lang w:val="en-US"/>
                  <w14:ligatures w14:val="standardContextual"/>
                </w:rPr>
              </w:rPrChange>
            </w:rPr>
            <w:pPrChange w:id="666" w:author="Lưu Gia Huy" w:date="2023-06-25T12:00:00Z">
              <w:pPr>
                <w:pStyle w:val="TOC2"/>
                <w:tabs>
                  <w:tab w:val="left" w:pos="880"/>
                  <w:tab w:val="right" w:leader="dot" w:pos="8777"/>
                </w:tabs>
              </w:pPr>
            </w:pPrChange>
          </w:pPr>
          <w:ins w:id="667" w:author="Lưu Gia Huy" w:date="2023-06-25T11:33:00Z">
            <w:del w:id="668" w:author="Lưu Gia Huy" w:date="2023-06-25T11:47:00Z">
              <w:r>
                <w:rPr>
                  <w:rStyle w:val="Hyperlink"/>
                  <w:rFonts w:ascii="Times New Roman" w:hAnsi="Times New Roman" w:cs="Times New Roman"/>
                  <w:rPrChange w:id="669" w:author="Lưu Gia Huy" w:date="2023-06-25T11:57:00Z">
                    <w:rPr>
                      <w:rStyle w:val="Hyperlink"/>
                    </w:rPr>
                  </w:rPrChange>
                </w:rPr>
                <w:delText>2.1.</w:delText>
              </w:r>
              <w:r>
                <w:rPr>
                  <w:rFonts w:ascii="Times New Roman" w:eastAsiaTheme="minorEastAsia" w:hAnsi="Times New Roman" w:cs="Times New Roman"/>
                  <w:kern w:val="2"/>
                  <w:sz w:val="22"/>
                  <w:lang w:val="en-US"/>
                  <w14:ligatures w14:val="standardContextual"/>
                  <w:rPrChange w:id="670" w:author="Lưu Gia Huy" w:date="2023-06-25T11:57:00Z">
                    <w:rPr>
                      <w:rFonts w:asciiTheme="minorHAnsi" w:eastAsiaTheme="minorEastAsia" w:hAnsiTheme="minorHAnsi"/>
                      <w:kern w:val="2"/>
                      <w:sz w:val="22"/>
                      <w:lang w:val="en-US"/>
                      <w14:ligatures w14:val="standardContextual"/>
                    </w:rPr>
                  </w:rPrChange>
                </w:rPr>
                <w:tab/>
              </w:r>
              <w:r>
                <w:rPr>
                  <w:rStyle w:val="Hyperlink"/>
                  <w:rFonts w:ascii="Times New Roman" w:hAnsi="Times New Roman" w:cs="Times New Roman"/>
                </w:rPr>
                <w:delText>Solution analysis</w:delText>
              </w:r>
              <w:r>
                <w:rPr>
                  <w:rFonts w:ascii="Times New Roman" w:hAnsi="Times New Roman" w:cs="Times New Roman"/>
                  <w:rPrChange w:id="671" w:author="Lưu Gia Huy" w:date="2023-06-25T11:57:00Z">
                    <w:rPr/>
                  </w:rPrChange>
                </w:rPr>
                <w:tab/>
                <w:delText>8</w:delText>
              </w:r>
            </w:del>
          </w:ins>
        </w:p>
        <w:p w14:paraId="30ED2680" w14:textId="77777777" w:rsidR="00501C7E" w:rsidRPr="00501C7E" w:rsidRDefault="00000000" w:rsidP="00501C7E">
          <w:pPr>
            <w:pStyle w:val="TOC2"/>
            <w:tabs>
              <w:tab w:val="left" w:pos="780"/>
              <w:tab w:val="right" w:leader="dot" w:pos="8777"/>
            </w:tabs>
            <w:ind w:left="0"/>
            <w:rPr>
              <w:ins w:id="672" w:author="Lưu Gia Huy" w:date="2023-06-25T11:33:00Z"/>
              <w:del w:id="673" w:author="Lưu Gia Huy" w:date="2023-06-25T11:47:00Z"/>
              <w:rFonts w:ascii="Times New Roman" w:eastAsiaTheme="minorEastAsia" w:hAnsi="Times New Roman" w:cs="Times New Roman"/>
              <w:kern w:val="2"/>
              <w:sz w:val="22"/>
              <w:lang w:val="en-US"/>
              <w14:ligatures w14:val="standardContextual"/>
              <w:rPrChange w:id="674" w:author="Lưu Gia Huy" w:date="2023-06-25T11:57:00Z">
                <w:rPr>
                  <w:ins w:id="675" w:author="Lưu Gia Huy" w:date="2023-06-25T11:33:00Z"/>
                  <w:del w:id="676" w:author="Lưu Gia Huy" w:date="2023-06-25T11:47:00Z"/>
                  <w:rFonts w:asciiTheme="minorHAnsi" w:eastAsiaTheme="minorEastAsia" w:hAnsiTheme="minorHAnsi"/>
                  <w:kern w:val="2"/>
                  <w:sz w:val="22"/>
                  <w:lang w:val="en-US"/>
                  <w14:ligatures w14:val="standardContextual"/>
                </w:rPr>
              </w:rPrChange>
            </w:rPr>
            <w:pPrChange w:id="677" w:author="Lưu Gia Huy" w:date="2023-06-25T12:00:00Z">
              <w:pPr>
                <w:pStyle w:val="TOC2"/>
                <w:tabs>
                  <w:tab w:val="left" w:pos="780"/>
                  <w:tab w:val="right" w:leader="dot" w:pos="8777"/>
                </w:tabs>
              </w:pPr>
            </w:pPrChange>
          </w:pPr>
          <w:ins w:id="678" w:author="Lưu Gia Huy" w:date="2023-06-25T11:33:00Z">
            <w:del w:id="679" w:author="Lưu Gia Huy" w:date="2023-06-25T11:47:00Z">
              <w:r>
                <w:rPr>
                  <w:rStyle w:val="Hyperlink"/>
                  <w:rFonts w:ascii="Times New Roman" w:eastAsia="Times New Roman" w:hAnsi="Times New Roman" w:cs="Times New Roman"/>
                  <w:rPrChange w:id="680" w:author="Lưu Gia Huy" w:date="2023-06-25T11:57:00Z">
                    <w:rPr>
                      <w:rStyle w:val="Hyperlink"/>
                      <w:rFonts w:ascii="Wingdings" w:eastAsia="Times New Roman" w:hAnsi="Wingdings" w:cs="Times New Roman"/>
                    </w:rPr>
                  </w:rPrChange>
                </w:rPr>
                <w:delText></w:delText>
              </w:r>
              <w:r>
                <w:rPr>
                  <w:rFonts w:ascii="Times New Roman" w:eastAsiaTheme="minorEastAsia" w:hAnsi="Times New Roman" w:cs="Times New Roman"/>
                  <w:kern w:val="2"/>
                  <w:sz w:val="22"/>
                  <w:lang w:val="en-US"/>
                  <w14:ligatures w14:val="standardContextual"/>
                  <w:rPrChange w:id="681" w:author="Lưu Gia Huy" w:date="2023-06-25T11:57:00Z">
                    <w:rPr>
                      <w:rFonts w:asciiTheme="minorHAnsi" w:eastAsiaTheme="minorEastAsia" w:hAnsiTheme="minorHAnsi"/>
                      <w:kern w:val="2"/>
                      <w:sz w:val="22"/>
                      <w:lang w:val="en-US"/>
                      <w14:ligatures w14:val="standardContextual"/>
                    </w:rPr>
                  </w:rPrChange>
                </w:rPr>
                <w:tab/>
              </w:r>
              <w:r>
                <w:rPr>
                  <w:rStyle w:val="Hyperlink"/>
                  <w:rFonts w:ascii="Times New Roman" w:eastAsia="Times New Roman" w:hAnsi="Times New Roman" w:cs="Times New Roman"/>
                  <w:lang w:val="en-US"/>
                </w:rPr>
                <w:delText>Data security during transmission: (Not implemented in this project)</w:delText>
              </w:r>
              <w:r>
                <w:rPr>
                  <w:rFonts w:ascii="Times New Roman" w:hAnsi="Times New Roman" w:cs="Times New Roman"/>
                  <w:rPrChange w:id="682" w:author="Lưu Gia Huy" w:date="2023-06-25T11:57:00Z">
                    <w:rPr/>
                  </w:rPrChange>
                </w:rPr>
                <w:tab/>
                <w:delText>8</w:delText>
              </w:r>
            </w:del>
          </w:ins>
        </w:p>
        <w:p w14:paraId="14EADAEA" w14:textId="77777777" w:rsidR="00501C7E" w:rsidRPr="00501C7E" w:rsidRDefault="00000000" w:rsidP="00501C7E">
          <w:pPr>
            <w:pStyle w:val="TOC2"/>
            <w:tabs>
              <w:tab w:val="left" w:pos="780"/>
              <w:tab w:val="right" w:leader="dot" w:pos="8777"/>
            </w:tabs>
            <w:ind w:left="0"/>
            <w:rPr>
              <w:ins w:id="683" w:author="Lưu Gia Huy" w:date="2023-06-25T11:33:00Z"/>
              <w:del w:id="684" w:author="Lưu Gia Huy" w:date="2023-06-25T11:47:00Z"/>
              <w:rFonts w:ascii="Times New Roman" w:eastAsiaTheme="minorEastAsia" w:hAnsi="Times New Roman" w:cs="Times New Roman"/>
              <w:kern w:val="2"/>
              <w:sz w:val="22"/>
              <w:lang w:val="en-US"/>
              <w14:ligatures w14:val="standardContextual"/>
              <w:rPrChange w:id="685" w:author="Lưu Gia Huy" w:date="2023-06-25T11:57:00Z">
                <w:rPr>
                  <w:ins w:id="686" w:author="Lưu Gia Huy" w:date="2023-06-25T11:33:00Z"/>
                  <w:del w:id="687" w:author="Lưu Gia Huy" w:date="2023-06-25T11:47:00Z"/>
                  <w:rFonts w:asciiTheme="minorHAnsi" w:eastAsiaTheme="minorEastAsia" w:hAnsiTheme="minorHAnsi"/>
                  <w:kern w:val="2"/>
                  <w:sz w:val="22"/>
                  <w:lang w:val="en-US"/>
                  <w14:ligatures w14:val="standardContextual"/>
                </w:rPr>
              </w:rPrChange>
            </w:rPr>
            <w:pPrChange w:id="688" w:author="Lưu Gia Huy" w:date="2023-06-25T12:00:00Z">
              <w:pPr>
                <w:pStyle w:val="TOC2"/>
                <w:tabs>
                  <w:tab w:val="left" w:pos="780"/>
                  <w:tab w:val="right" w:leader="dot" w:pos="8777"/>
                </w:tabs>
              </w:pPr>
            </w:pPrChange>
          </w:pPr>
          <w:ins w:id="689" w:author="Lưu Gia Huy" w:date="2023-06-25T11:33:00Z">
            <w:del w:id="690" w:author="Lưu Gia Huy" w:date="2023-06-25T11:47:00Z">
              <w:r>
                <w:rPr>
                  <w:rStyle w:val="Hyperlink"/>
                  <w:rFonts w:ascii="Times New Roman" w:eastAsia="Times New Roman" w:hAnsi="Times New Roman" w:cs="Times New Roman"/>
                  <w:lang w:val="en-US"/>
                  <w:rPrChange w:id="691" w:author="Lưu Gia Huy" w:date="2023-06-25T11:57:00Z">
                    <w:rPr>
                      <w:rStyle w:val="Hyperlink"/>
                      <w:rFonts w:ascii="Wingdings" w:eastAsia="Times New Roman" w:hAnsi="Wingdings" w:cs="Times New Roman"/>
                      <w:lang w:val="en-US"/>
                    </w:rPr>
                  </w:rPrChange>
                </w:rPr>
                <w:delText></w:delText>
              </w:r>
              <w:r>
                <w:rPr>
                  <w:rFonts w:ascii="Times New Roman" w:eastAsiaTheme="minorEastAsia" w:hAnsi="Times New Roman" w:cs="Times New Roman"/>
                  <w:kern w:val="2"/>
                  <w:sz w:val="22"/>
                  <w:lang w:val="en-US"/>
                  <w14:ligatures w14:val="standardContextual"/>
                  <w:rPrChange w:id="692" w:author="Lưu Gia Huy" w:date="2023-06-25T11:57:00Z">
                    <w:rPr>
                      <w:rFonts w:asciiTheme="minorHAnsi" w:eastAsiaTheme="minorEastAsia" w:hAnsiTheme="minorHAnsi"/>
                      <w:kern w:val="2"/>
                      <w:sz w:val="22"/>
                      <w:lang w:val="en-US"/>
                      <w14:ligatures w14:val="standardContextual"/>
                    </w:rPr>
                  </w:rPrChange>
                </w:rPr>
                <w:tab/>
              </w:r>
              <w:r>
                <w:rPr>
                  <w:rStyle w:val="Hyperlink"/>
                  <w:rFonts w:ascii="Times New Roman" w:eastAsia="Times New Roman" w:hAnsi="Times New Roman" w:cs="Times New Roman"/>
                  <w:lang w:val="en-US"/>
                </w:rPr>
                <w:delText>Use secure communication protocols such as HTTPS to ensure security during the data transmission between relevant parties.</w:delText>
              </w:r>
              <w:r>
                <w:rPr>
                  <w:rFonts w:ascii="Times New Roman" w:hAnsi="Times New Roman" w:cs="Times New Roman"/>
                  <w:rPrChange w:id="693" w:author="Lưu Gia Huy" w:date="2023-06-25T11:57:00Z">
                    <w:rPr/>
                  </w:rPrChange>
                </w:rPr>
                <w:tab/>
                <w:delText>8</w:delText>
              </w:r>
            </w:del>
          </w:ins>
        </w:p>
        <w:p w14:paraId="10DCF164" w14:textId="77777777" w:rsidR="00501C7E" w:rsidRPr="00501C7E" w:rsidRDefault="00000000" w:rsidP="00501C7E">
          <w:pPr>
            <w:pStyle w:val="TOC2"/>
            <w:tabs>
              <w:tab w:val="left" w:pos="780"/>
              <w:tab w:val="right" w:leader="dot" w:pos="8777"/>
            </w:tabs>
            <w:ind w:left="0"/>
            <w:rPr>
              <w:ins w:id="694" w:author="Lưu Gia Huy" w:date="2023-06-25T11:33:00Z"/>
              <w:del w:id="695" w:author="Lưu Gia Huy" w:date="2023-06-25T11:47:00Z"/>
              <w:rFonts w:ascii="Times New Roman" w:eastAsiaTheme="minorEastAsia" w:hAnsi="Times New Roman" w:cs="Times New Roman"/>
              <w:kern w:val="2"/>
              <w:sz w:val="22"/>
              <w:lang w:val="en-US"/>
              <w14:ligatures w14:val="standardContextual"/>
              <w:rPrChange w:id="696" w:author="Lưu Gia Huy" w:date="2023-06-25T11:57:00Z">
                <w:rPr>
                  <w:ins w:id="697" w:author="Lưu Gia Huy" w:date="2023-06-25T11:33:00Z"/>
                  <w:del w:id="698" w:author="Lưu Gia Huy" w:date="2023-06-25T11:47:00Z"/>
                  <w:rFonts w:asciiTheme="minorHAnsi" w:eastAsiaTheme="minorEastAsia" w:hAnsiTheme="minorHAnsi"/>
                  <w:kern w:val="2"/>
                  <w:sz w:val="22"/>
                  <w:lang w:val="en-US"/>
                  <w14:ligatures w14:val="standardContextual"/>
                </w:rPr>
              </w:rPrChange>
            </w:rPr>
            <w:pPrChange w:id="699" w:author="Lưu Gia Huy" w:date="2023-06-25T12:00:00Z">
              <w:pPr>
                <w:pStyle w:val="TOC2"/>
                <w:tabs>
                  <w:tab w:val="left" w:pos="780"/>
                  <w:tab w:val="right" w:leader="dot" w:pos="8777"/>
                </w:tabs>
              </w:pPr>
            </w:pPrChange>
          </w:pPr>
          <w:ins w:id="700" w:author="Lưu Gia Huy" w:date="2023-06-25T11:33:00Z">
            <w:del w:id="701" w:author="Lưu Gia Huy" w:date="2023-06-25T11:47:00Z">
              <w:r>
                <w:rPr>
                  <w:rStyle w:val="Hyperlink"/>
                  <w:rFonts w:ascii="Times New Roman" w:eastAsia="Times New Roman" w:hAnsi="Times New Roman" w:cs="Times New Roman"/>
                  <w:lang w:val="en-US"/>
                  <w:rPrChange w:id="702" w:author="Lưu Gia Huy" w:date="2023-06-25T11:57:00Z">
                    <w:rPr>
                      <w:rStyle w:val="Hyperlink"/>
                      <w:rFonts w:ascii="Wingdings" w:eastAsia="Times New Roman" w:hAnsi="Wingdings" w:cs="Times New Roman"/>
                      <w:lang w:val="en-US"/>
                    </w:rPr>
                  </w:rPrChange>
                </w:rPr>
                <w:delText></w:delText>
              </w:r>
              <w:r>
                <w:rPr>
                  <w:rFonts w:ascii="Times New Roman" w:eastAsiaTheme="minorEastAsia" w:hAnsi="Times New Roman" w:cs="Times New Roman"/>
                  <w:kern w:val="2"/>
                  <w:sz w:val="22"/>
                  <w:lang w:val="en-US"/>
                  <w14:ligatures w14:val="standardContextual"/>
                  <w:rPrChange w:id="703" w:author="Lưu Gia Huy" w:date="2023-06-25T11:57:00Z">
                    <w:rPr>
                      <w:rFonts w:asciiTheme="minorHAnsi" w:eastAsiaTheme="minorEastAsia" w:hAnsiTheme="minorHAnsi"/>
                      <w:kern w:val="2"/>
                      <w:sz w:val="22"/>
                      <w:lang w:val="en-US"/>
                      <w14:ligatures w14:val="standardContextual"/>
                    </w:rPr>
                  </w:rPrChange>
                </w:rPr>
                <w:tab/>
              </w:r>
              <w:r>
                <w:rPr>
                  <w:rStyle w:val="Hyperlink"/>
                  <w:rFonts w:ascii="Times New Roman" w:eastAsia="Times New Roman" w:hAnsi="Times New Roman" w:cs="Times New Roman"/>
                  <w:lang w:val="en-US"/>
                </w:rPr>
                <w:delText>Use strong encryption technologies like SSL/TLS to protect data from being stolen or tampered with during the transmission.</w:delText>
              </w:r>
              <w:r>
                <w:rPr>
                  <w:rFonts w:ascii="Times New Roman" w:hAnsi="Times New Roman" w:cs="Times New Roman"/>
                  <w:rPrChange w:id="704" w:author="Lưu Gia Huy" w:date="2023-06-25T11:57:00Z">
                    <w:rPr/>
                  </w:rPrChange>
                </w:rPr>
                <w:tab/>
                <w:delText>8</w:delText>
              </w:r>
            </w:del>
          </w:ins>
        </w:p>
        <w:p w14:paraId="07254D84" w14:textId="77777777" w:rsidR="00501C7E" w:rsidRPr="00501C7E" w:rsidRDefault="00000000">
          <w:pPr>
            <w:pStyle w:val="TOC1"/>
            <w:tabs>
              <w:tab w:val="left" w:pos="520"/>
              <w:tab w:val="right" w:leader="dot" w:pos="8777"/>
            </w:tabs>
            <w:rPr>
              <w:ins w:id="705" w:author="Lưu Gia Huy" w:date="2023-06-25T11:33:00Z"/>
              <w:del w:id="706" w:author="Lưu Gia Huy" w:date="2023-06-25T11:47:00Z"/>
              <w:rFonts w:ascii="Times New Roman" w:eastAsiaTheme="minorEastAsia" w:hAnsi="Times New Roman" w:cs="Times New Roman"/>
              <w:kern w:val="2"/>
              <w:sz w:val="22"/>
              <w:lang w:val="en-US"/>
              <w14:ligatures w14:val="standardContextual"/>
              <w:rPrChange w:id="707" w:author="Lưu Gia Huy" w:date="2023-06-25T11:57:00Z">
                <w:rPr>
                  <w:ins w:id="708" w:author="Lưu Gia Huy" w:date="2023-06-25T11:33:00Z"/>
                  <w:del w:id="709" w:author="Lưu Gia Huy" w:date="2023-06-25T11:47:00Z"/>
                  <w:rFonts w:asciiTheme="minorHAnsi" w:eastAsiaTheme="minorEastAsia" w:hAnsiTheme="minorHAnsi"/>
                  <w:kern w:val="2"/>
                  <w:sz w:val="22"/>
                  <w:lang w:val="en-US"/>
                  <w14:ligatures w14:val="standardContextual"/>
                </w:rPr>
              </w:rPrChange>
            </w:rPr>
          </w:pPr>
          <w:ins w:id="710" w:author="Lưu Gia Huy" w:date="2023-06-25T11:33:00Z">
            <w:del w:id="711" w:author="Lưu Gia Huy" w:date="2023-06-25T11:47:00Z">
              <w:r>
                <w:rPr>
                  <w:rStyle w:val="Hyperlink"/>
                  <w:rFonts w:ascii="Times New Roman" w:hAnsi="Times New Roman" w:cs="Times New Roman"/>
                  <w:bCs/>
                  <w:rPrChange w:id="712" w:author="Lưu Gia Huy" w:date="2023-06-25T11:57:00Z">
                    <w:rPr>
                      <w:rStyle w:val="Hyperlink"/>
                      <w:rFonts w:ascii="Wingdings" w:hAnsi="Wingdings" w:cs="Times New Roman"/>
                      <w:bCs/>
                    </w:rPr>
                  </w:rPrChange>
                </w:rPr>
                <w:delText></w:delText>
              </w:r>
              <w:r>
                <w:rPr>
                  <w:rFonts w:ascii="Times New Roman" w:eastAsiaTheme="minorEastAsia" w:hAnsi="Times New Roman" w:cs="Times New Roman"/>
                  <w:kern w:val="2"/>
                  <w:sz w:val="22"/>
                  <w:lang w:val="en-US"/>
                  <w14:ligatures w14:val="standardContextual"/>
                  <w:rPrChange w:id="713" w:author="Lưu Gia Huy" w:date="2023-06-25T11:57:00Z">
                    <w:rPr>
                      <w:rFonts w:asciiTheme="minorHAnsi" w:eastAsiaTheme="minorEastAsia" w:hAnsiTheme="minorHAnsi"/>
                      <w:kern w:val="2"/>
                      <w:sz w:val="22"/>
                      <w:lang w:val="en-US"/>
                      <w14:ligatures w14:val="standardContextual"/>
                    </w:rPr>
                  </w:rPrChange>
                </w:rPr>
                <w:tab/>
              </w:r>
              <w:r>
                <w:rPr>
                  <w:rStyle w:val="Hyperlink"/>
                  <w:rFonts w:ascii="Times New Roman" w:hAnsi="Times New Roman" w:cs="Times New Roman"/>
                  <w:bCs/>
                </w:rPr>
                <w:delText>Data encryption with support for computation on encrypted data:</w:delText>
              </w:r>
              <w:r>
                <w:rPr>
                  <w:rFonts w:ascii="Times New Roman" w:hAnsi="Times New Roman" w:cs="Times New Roman"/>
                  <w:rPrChange w:id="714" w:author="Lưu Gia Huy" w:date="2023-06-25T11:57:00Z">
                    <w:rPr/>
                  </w:rPrChange>
                </w:rPr>
                <w:tab/>
                <w:delText>8</w:delText>
              </w:r>
            </w:del>
          </w:ins>
        </w:p>
        <w:p w14:paraId="3D1B7FAB" w14:textId="77777777" w:rsidR="00501C7E" w:rsidRPr="00501C7E" w:rsidRDefault="00000000">
          <w:pPr>
            <w:pStyle w:val="TOC1"/>
            <w:tabs>
              <w:tab w:val="left" w:pos="520"/>
              <w:tab w:val="right" w:leader="dot" w:pos="8777"/>
            </w:tabs>
            <w:rPr>
              <w:ins w:id="715" w:author="Lưu Gia Huy" w:date="2023-06-25T11:33:00Z"/>
              <w:del w:id="716" w:author="Lưu Gia Huy" w:date="2023-06-25T11:47:00Z"/>
              <w:rFonts w:ascii="Times New Roman" w:eastAsiaTheme="minorEastAsia" w:hAnsi="Times New Roman" w:cs="Times New Roman"/>
              <w:kern w:val="2"/>
              <w:sz w:val="22"/>
              <w:lang w:val="en-US"/>
              <w14:ligatures w14:val="standardContextual"/>
              <w:rPrChange w:id="717" w:author="Lưu Gia Huy" w:date="2023-06-25T11:57:00Z">
                <w:rPr>
                  <w:ins w:id="718" w:author="Lưu Gia Huy" w:date="2023-06-25T11:33:00Z"/>
                  <w:del w:id="719" w:author="Lưu Gia Huy" w:date="2023-06-25T11:47:00Z"/>
                  <w:rFonts w:asciiTheme="minorHAnsi" w:eastAsiaTheme="minorEastAsia" w:hAnsiTheme="minorHAnsi"/>
                  <w:kern w:val="2"/>
                  <w:sz w:val="22"/>
                  <w:lang w:val="en-US"/>
                  <w14:ligatures w14:val="standardContextual"/>
                </w:rPr>
              </w:rPrChange>
            </w:rPr>
          </w:pPr>
          <w:ins w:id="720" w:author="Lưu Gia Huy" w:date="2023-06-25T11:33:00Z">
            <w:del w:id="721" w:author="Lưu Gia Huy" w:date="2023-06-25T11:47:00Z">
              <w:r>
                <w:rPr>
                  <w:rStyle w:val="Hyperlink"/>
                  <w:rFonts w:ascii="Times New Roman" w:hAnsi="Times New Roman" w:cs="Times New Roman"/>
                  <w:bCs/>
                  <w:rPrChange w:id="722" w:author="Lưu Gia Huy" w:date="2023-06-25T11:57:00Z">
                    <w:rPr>
                      <w:rStyle w:val="Hyperlink"/>
                      <w:rFonts w:ascii="Wingdings" w:hAnsi="Wingdings" w:cs="Times New Roman"/>
                      <w:bCs/>
                    </w:rPr>
                  </w:rPrChange>
                </w:rPr>
                <w:delText></w:delText>
              </w:r>
              <w:r>
                <w:rPr>
                  <w:rFonts w:ascii="Times New Roman" w:eastAsiaTheme="minorEastAsia" w:hAnsi="Times New Roman" w:cs="Times New Roman"/>
                  <w:kern w:val="2"/>
                  <w:sz w:val="22"/>
                  <w:lang w:val="en-US"/>
                  <w14:ligatures w14:val="standardContextual"/>
                  <w:rPrChange w:id="723" w:author="Lưu Gia Huy" w:date="2023-06-25T11:57:00Z">
                    <w:rPr>
                      <w:rFonts w:asciiTheme="minorHAnsi" w:eastAsiaTheme="minorEastAsia" w:hAnsiTheme="minorHAnsi"/>
                      <w:kern w:val="2"/>
                      <w:sz w:val="22"/>
                      <w:lang w:val="en-US"/>
                      <w14:ligatures w14:val="standardContextual"/>
                    </w:rPr>
                  </w:rPrChange>
                </w:rPr>
                <w:tab/>
              </w:r>
              <w:r>
                <w:rPr>
                  <w:rStyle w:val="Hyperlink"/>
                  <w:rFonts w:ascii="Times New Roman" w:hAnsi="Times New Roman" w:cs="Times New Roman"/>
                  <w:bCs/>
                </w:rPr>
                <w:delText>Use Fully Homomorphic Encryption (FHE) to encrypt the data.</w:delText>
              </w:r>
              <w:r>
                <w:rPr>
                  <w:rFonts w:ascii="Times New Roman" w:hAnsi="Times New Roman" w:cs="Times New Roman"/>
                  <w:rPrChange w:id="724" w:author="Lưu Gia Huy" w:date="2023-06-25T11:57:00Z">
                    <w:rPr/>
                  </w:rPrChange>
                </w:rPr>
                <w:tab/>
                <w:delText>8</w:delText>
              </w:r>
            </w:del>
          </w:ins>
        </w:p>
        <w:p w14:paraId="62FD9E3B" w14:textId="77777777" w:rsidR="00501C7E" w:rsidRPr="00501C7E" w:rsidRDefault="00000000">
          <w:pPr>
            <w:pStyle w:val="TOC1"/>
            <w:tabs>
              <w:tab w:val="left" w:pos="520"/>
              <w:tab w:val="right" w:leader="dot" w:pos="8777"/>
            </w:tabs>
            <w:rPr>
              <w:ins w:id="725" w:author="Lưu Gia Huy" w:date="2023-06-25T11:33:00Z"/>
              <w:del w:id="726" w:author="Lưu Gia Huy" w:date="2023-06-25T11:47:00Z"/>
              <w:rFonts w:ascii="Times New Roman" w:eastAsiaTheme="minorEastAsia" w:hAnsi="Times New Roman" w:cs="Times New Roman"/>
              <w:kern w:val="2"/>
              <w:sz w:val="22"/>
              <w:lang w:val="en-US"/>
              <w14:ligatures w14:val="standardContextual"/>
              <w:rPrChange w:id="727" w:author="Lưu Gia Huy" w:date="2023-06-25T11:57:00Z">
                <w:rPr>
                  <w:ins w:id="728" w:author="Lưu Gia Huy" w:date="2023-06-25T11:33:00Z"/>
                  <w:del w:id="729" w:author="Lưu Gia Huy" w:date="2023-06-25T11:47:00Z"/>
                  <w:rFonts w:asciiTheme="minorHAnsi" w:eastAsiaTheme="minorEastAsia" w:hAnsiTheme="minorHAnsi"/>
                  <w:kern w:val="2"/>
                  <w:sz w:val="22"/>
                  <w:lang w:val="en-US"/>
                  <w14:ligatures w14:val="standardContextual"/>
                </w:rPr>
              </w:rPrChange>
            </w:rPr>
          </w:pPr>
          <w:ins w:id="730" w:author="Lưu Gia Huy" w:date="2023-06-25T11:33:00Z">
            <w:del w:id="731" w:author="Lưu Gia Huy" w:date="2023-06-25T11:47:00Z">
              <w:r>
                <w:rPr>
                  <w:rStyle w:val="Hyperlink"/>
                  <w:rFonts w:ascii="Times New Roman" w:hAnsi="Times New Roman" w:cs="Times New Roman"/>
                  <w:bCs/>
                  <w:rPrChange w:id="732" w:author="Lưu Gia Huy" w:date="2023-06-25T11:57:00Z">
                    <w:rPr>
                      <w:rStyle w:val="Hyperlink"/>
                      <w:rFonts w:ascii="Wingdings" w:hAnsi="Wingdings"/>
                      <w:bCs/>
                    </w:rPr>
                  </w:rPrChange>
                </w:rPr>
                <w:delText></w:delText>
              </w:r>
              <w:r>
                <w:rPr>
                  <w:rFonts w:ascii="Times New Roman" w:eastAsiaTheme="minorEastAsia" w:hAnsi="Times New Roman" w:cs="Times New Roman"/>
                  <w:kern w:val="2"/>
                  <w:sz w:val="22"/>
                  <w:lang w:val="en-US"/>
                  <w14:ligatures w14:val="standardContextual"/>
                  <w:rPrChange w:id="733" w:author="Lưu Gia Huy" w:date="2023-06-25T11:57:00Z">
                    <w:rPr>
                      <w:rFonts w:asciiTheme="minorHAnsi" w:eastAsiaTheme="minorEastAsia" w:hAnsiTheme="minorHAnsi"/>
                      <w:kern w:val="2"/>
                      <w:sz w:val="22"/>
                      <w:lang w:val="en-US"/>
                      <w14:ligatures w14:val="standardContextual"/>
                    </w:rPr>
                  </w:rPrChange>
                </w:rPr>
                <w:tab/>
              </w:r>
              <w:r>
                <w:rPr>
                  <w:rStyle w:val="Hyperlink"/>
                  <w:rFonts w:ascii="Times New Roman" w:hAnsi="Times New Roman" w:cs="Times New Roman"/>
                  <w:bCs/>
                </w:rPr>
                <w:delText>Encrypt the data using the public key and send it to a third party for computation. Upon receiving the result, decrypt it using the private key.</w:delText>
              </w:r>
              <w:r>
                <w:rPr>
                  <w:rFonts w:ascii="Times New Roman" w:hAnsi="Times New Roman" w:cs="Times New Roman"/>
                  <w:rPrChange w:id="734" w:author="Lưu Gia Huy" w:date="2023-06-25T11:57:00Z">
                    <w:rPr/>
                  </w:rPrChange>
                </w:rPr>
                <w:tab/>
                <w:delText>9</w:delText>
              </w:r>
            </w:del>
          </w:ins>
        </w:p>
        <w:p w14:paraId="36AC38D7" w14:textId="77777777" w:rsidR="00501C7E" w:rsidRPr="00501C7E" w:rsidRDefault="00000000" w:rsidP="00501C7E">
          <w:pPr>
            <w:pStyle w:val="TOC2"/>
            <w:tabs>
              <w:tab w:val="left" w:pos="880"/>
              <w:tab w:val="right" w:leader="dot" w:pos="8777"/>
            </w:tabs>
            <w:ind w:left="0"/>
            <w:rPr>
              <w:ins w:id="735" w:author="Lưu Gia Huy" w:date="2023-06-25T11:33:00Z"/>
              <w:del w:id="736" w:author="Lưu Gia Huy" w:date="2023-06-25T11:47:00Z"/>
              <w:rFonts w:ascii="Times New Roman" w:eastAsiaTheme="minorEastAsia" w:hAnsi="Times New Roman" w:cs="Times New Roman"/>
              <w:kern w:val="2"/>
              <w:sz w:val="22"/>
              <w:lang w:val="en-US"/>
              <w14:ligatures w14:val="standardContextual"/>
              <w:rPrChange w:id="737" w:author="Lưu Gia Huy" w:date="2023-06-25T11:57:00Z">
                <w:rPr>
                  <w:ins w:id="738" w:author="Lưu Gia Huy" w:date="2023-06-25T11:33:00Z"/>
                  <w:del w:id="739" w:author="Lưu Gia Huy" w:date="2023-06-25T11:47:00Z"/>
                  <w:rFonts w:asciiTheme="minorHAnsi" w:eastAsiaTheme="minorEastAsia" w:hAnsiTheme="minorHAnsi"/>
                  <w:kern w:val="2"/>
                  <w:sz w:val="22"/>
                  <w:lang w:val="en-US"/>
                  <w14:ligatures w14:val="standardContextual"/>
                </w:rPr>
              </w:rPrChange>
            </w:rPr>
            <w:pPrChange w:id="740" w:author="Lưu Gia Huy" w:date="2023-06-25T12:00:00Z">
              <w:pPr>
                <w:pStyle w:val="TOC2"/>
                <w:tabs>
                  <w:tab w:val="left" w:pos="880"/>
                  <w:tab w:val="right" w:leader="dot" w:pos="8777"/>
                </w:tabs>
              </w:pPr>
            </w:pPrChange>
          </w:pPr>
          <w:ins w:id="741" w:author="Lưu Gia Huy" w:date="2023-06-25T11:33:00Z">
            <w:del w:id="742" w:author="Lưu Gia Huy" w:date="2023-06-25T11:47:00Z">
              <w:r>
                <w:rPr>
                  <w:rStyle w:val="Hyperlink"/>
                  <w:rFonts w:ascii="Times New Roman" w:hAnsi="Times New Roman" w:cs="Times New Roman"/>
                </w:rPr>
                <w:delText>2.2.</w:delText>
              </w:r>
              <w:r>
                <w:rPr>
                  <w:rFonts w:ascii="Times New Roman" w:eastAsiaTheme="minorEastAsia" w:hAnsi="Times New Roman" w:cs="Times New Roman"/>
                  <w:kern w:val="2"/>
                  <w:sz w:val="22"/>
                  <w:lang w:val="en-US"/>
                  <w14:ligatures w14:val="standardContextual"/>
                  <w:rPrChange w:id="743" w:author="Lưu Gia Huy" w:date="2023-06-25T11:57:00Z">
                    <w:rPr>
                      <w:rFonts w:asciiTheme="minorHAnsi" w:eastAsiaTheme="minorEastAsia" w:hAnsiTheme="minorHAnsi"/>
                      <w:kern w:val="2"/>
                      <w:sz w:val="22"/>
                      <w:lang w:val="en-US"/>
                      <w14:ligatures w14:val="standardContextual"/>
                    </w:rPr>
                  </w:rPrChange>
                </w:rPr>
                <w:tab/>
              </w:r>
              <w:r>
                <w:rPr>
                  <w:rStyle w:val="Hyperlink"/>
                  <w:rFonts w:ascii="Times New Roman" w:hAnsi="Times New Roman" w:cs="Times New Roman"/>
                </w:rPr>
                <w:delText>Fully Homomorphic Encryption</w:delText>
              </w:r>
              <w:r>
                <w:rPr>
                  <w:rFonts w:ascii="Times New Roman" w:hAnsi="Times New Roman" w:cs="Times New Roman"/>
                  <w:rPrChange w:id="744" w:author="Lưu Gia Huy" w:date="2023-06-25T11:57:00Z">
                    <w:rPr/>
                  </w:rPrChange>
                </w:rPr>
                <w:tab/>
                <w:delText>9</w:delText>
              </w:r>
            </w:del>
          </w:ins>
        </w:p>
        <w:p w14:paraId="080D702B" w14:textId="77777777" w:rsidR="00501C7E" w:rsidRPr="00501C7E" w:rsidRDefault="00000000" w:rsidP="00501C7E">
          <w:pPr>
            <w:pStyle w:val="TOC3"/>
            <w:tabs>
              <w:tab w:val="left" w:pos="1540"/>
              <w:tab w:val="right" w:leader="dot" w:pos="8777"/>
            </w:tabs>
            <w:ind w:left="0"/>
            <w:rPr>
              <w:ins w:id="745" w:author="Lưu Gia Huy" w:date="2023-06-25T11:33:00Z"/>
              <w:del w:id="746" w:author="Lưu Gia Huy" w:date="2023-06-25T11:47:00Z"/>
              <w:rFonts w:ascii="Times New Roman" w:eastAsiaTheme="minorEastAsia" w:hAnsi="Times New Roman" w:cs="Times New Roman"/>
              <w:kern w:val="2"/>
              <w:sz w:val="22"/>
              <w:lang w:val="en-US"/>
              <w14:ligatures w14:val="standardContextual"/>
              <w:rPrChange w:id="747" w:author="Lưu Gia Huy" w:date="2023-06-25T11:57:00Z">
                <w:rPr>
                  <w:ins w:id="748" w:author="Lưu Gia Huy" w:date="2023-06-25T11:33:00Z"/>
                  <w:del w:id="749" w:author="Lưu Gia Huy" w:date="2023-06-25T11:47:00Z"/>
                  <w:rFonts w:asciiTheme="minorHAnsi" w:eastAsiaTheme="minorEastAsia" w:hAnsiTheme="minorHAnsi"/>
                  <w:kern w:val="2"/>
                  <w:sz w:val="22"/>
                  <w:lang w:val="en-US"/>
                  <w14:ligatures w14:val="standardContextual"/>
                </w:rPr>
              </w:rPrChange>
            </w:rPr>
            <w:pPrChange w:id="750" w:author="Lưu Gia Huy" w:date="2023-06-25T12:00:00Z">
              <w:pPr>
                <w:pStyle w:val="TOC3"/>
                <w:tabs>
                  <w:tab w:val="left" w:pos="1540"/>
                  <w:tab w:val="right" w:leader="dot" w:pos="8777"/>
                </w:tabs>
              </w:pPr>
            </w:pPrChange>
          </w:pPr>
          <w:ins w:id="751" w:author="Lưu Gia Huy" w:date="2023-06-25T11:33:00Z">
            <w:del w:id="752" w:author="Lưu Gia Huy" w:date="2023-06-25T11:47:00Z">
              <w:r>
                <w:rPr>
                  <w:rStyle w:val="Hyperlink"/>
                  <w:rFonts w:ascii="Times New Roman" w:hAnsi="Times New Roman" w:cs="Times New Roman"/>
                </w:rPr>
                <w:delText>2.2.1.</w:delText>
              </w:r>
              <w:r>
                <w:rPr>
                  <w:rFonts w:ascii="Times New Roman" w:eastAsiaTheme="minorEastAsia" w:hAnsi="Times New Roman" w:cs="Times New Roman"/>
                  <w:kern w:val="2"/>
                  <w:sz w:val="22"/>
                  <w:lang w:val="en-US"/>
                  <w14:ligatures w14:val="standardContextual"/>
                  <w:rPrChange w:id="753" w:author="Lưu Gia Huy" w:date="2023-06-25T11:57:00Z">
                    <w:rPr>
                      <w:rFonts w:asciiTheme="minorHAnsi" w:eastAsiaTheme="minorEastAsia" w:hAnsiTheme="minorHAnsi"/>
                      <w:kern w:val="2"/>
                      <w:sz w:val="22"/>
                      <w:lang w:val="en-US"/>
                      <w14:ligatures w14:val="standardContextual"/>
                    </w:rPr>
                  </w:rPrChange>
                </w:rPr>
                <w:tab/>
              </w:r>
              <w:r>
                <w:rPr>
                  <w:rStyle w:val="Hyperlink"/>
                  <w:rFonts w:ascii="Times New Roman" w:hAnsi="Times New Roman" w:cs="Times New Roman"/>
                </w:rPr>
                <w:delText>BGV scheme</w:delText>
              </w:r>
              <w:r>
                <w:rPr>
                  <w:rFonts w:ascii="Times New Roman" w:hAnsi="Times New Roman" w:cs="Times New Roman"/>
                  <w:rPrChange w:id="754" w:author="Lưu Gia Huy" w:date="2023-06-25T11:57:00Z">
                    <w:rPr/>
                  </w:rPrChange>
                </w:rPr>
                <w:tab/>
                <w:delText>10</w:delText>
              </w:r>
            </w:del>
          </w:ins>
        </w:p>
        <w:p w14:paraId="0694CFDB" w14:textId="77777777" w:rsidR="00501C7E" w:rsidRPr="00501C7E" w:rsidRDefault="00000000" w:rsidP="00501C7E">
          <w:pPr>
            <w:pStyle w:val="TOC3"/>
            <w:tabs>
              <w:tab w:val="left" w:pos="1540"/>
              <w:tab w:val="right" w:leader="dot" w:pos="8777"/>
            </w:tabs>
            <w:ind w:left="0"/>
            <w:rPr>
              <w:ins w:id="755" w:author="Lưu Gia Huy" w:date="2023-06-25T11:33:00Z"/>
              <w:del w:id="756" w:author="Lưu Gia Huy" w:date="2023-06-25T11:47:00Z"/>
              <w:rFonts w:ascii="Times New Roman" w:eastAsiaTheme="minorEastAsia" w:hAnsi="Times New Roman" w:cs="Times New Roman"/>
              <w:kern w:val="2"/>
              <w:sz w:val="22"/>
              <w:lang w:val="en-US"/>
              <w14:ligatures w14:val="standardContextual"/>
              <w:rPrChange w:id="757" w:author="Lưu Gia Huy" w:date="2023-06-25T11:57:00Z">
                <w:rPr>
                  <w:ins w:id="758" w:author="Lưu Gia Huy" w:date="2023-06-25T11:33:00Z"/>
                  <w:del w:id="759" w:author="Lưu Gia Huy" w:date="2023-06-25T11:47:00Z"/>
                  <w:rFonts w:asciiTheme="minorHAnsi" w:eastAsiaTheme="minorEastAsia" w:hAnsiTheme="minorHAnsi"/>
                  <w:kern w:val="2"/>
                  <w:sz w:val="22"/>
                  <w:lang w:val="en-US"/>
                  <w14:ligatures w14:val="standardContextual"/>
                </w:rPr>
              </w:rPrChange>
            </w:rPr>
            <w:pPrChange w:id="760" w:author="Lưu Gia Huy" w:date="2023-06-25T12:00:00Z">
              <w:pPr>
                <w:pStyle w:val="TOC3"/>
                <w:tabs>
                  <w:tab w:val="left" w:pos="1540"/>
                  <w:tab w:val="right" w:leader="dot" w:pos="8777"/>
                </w:tabs>
              </w:pPr>
            </w:pPrChange>
          </w:pPr>
          <w:ins w:id="761" w:author="Lưu Gia Huy" w:date="2023-06-25T11:33:00Z">
            <w:del w:id="762" w:author="Lưu Gia Huy" w:date="2023-06-25T11:47:00Z">
              <w:r>
                <w:rPr>
                  <w:rStyle w:val="Hyperlink"/>
                  <w:rFonts w:ascii="Times New Roman" w:hAnsi="Times New Roman" w:cs="Times New Roman"/>
                </w:rPr>
                <w:delText>2.2.2.</w:delText>
              </w:r>
              <w:r>
                <w:rPr>
                  <w:rFonts w:ascii="Times New Roman" w:eastAsiaTheme="minorEastAsia" w:hAnsi="Times New Roman" w:cs="Times New Roman"/>
                  <w:kern w:val="2"/>
                  <w:sz w:val="22"/>
                  <w:lang w:val="en-US"/>
                  <w14:ligatures w14:val="standardContextual"/>
                  <w:rPrChange w:id="763" w:author="Lưu Gia Huy" w:date="2023-06-25T11:57:00Z">
                    <w:rPr>
                      <w:rFonts w:asciiTheme="minorHAnsi" w:eastAsiaTheme="minorEastAsia" w:hAnsiTheme="minorHAnsi"/>
                      <w:kern w:val="2"/>
                      <w:sz w:val="22"/>
                      <w:lang w:val="en-US"/>
                      <w14:ligatures w14:val="standardContextual"/>
                    </w:rPr>
                  </w:rPrChange>
                </w:rPr>
                <w:tab/>
              </w:r>
              <w:r>
                <w:rPr>
                  <w:rStyle w:val="Hyperlink"/>
                  <w:rFonts w:ascii="Times New Roman" w:hAnsi="Times New Roman" w:cs="Times New Roman"/>
                </w:rPr>
                <w:delText>CKKS scheme</w:delText>
              </w:r>
              <w:r>
                <w:rPr>
                  <w:rFonts w:ascii="Times New Roman" w:hAnsi="Times New Roman" w:cs="Times New Roman"/>
                  <w:rPrChange w:id="764" w:author="Lưu Gia Huy" w:date="2023-06-25T11:57:00Z">
                    <w:rPr/>
                  </w:rPrChange>
                </w:rPr>
                <w:tab/>
                <w:delText>12</w:delText>
              </w:r>
            </w:del>
          </w:ins>
        </w:p>
        <w:p w14:paraId="15F6BACF" w14:textId="77777777" w:rsidR="00501C7E" w:rsidRPr="00501C7E" w:rsidRDefault="00000000" w:rsidP="00501C7E">
          <w:pPr>
            <w:pStyle w:val="TOC2"/>
            <w:tabs>
              <w:tab w:val="left" w:pos="880"/>
              <w:tab w:val="right" w:leader="dot" w:pos="8777"/>
            </w:tabs>
            <w:ind w:left="0"/>
            <w:rPr>
              <w:ins w:id="765" w:author="Lưu Gia Huy" w:date="2023-06-25T11:33:00Z"/>
              <w:del w:id="766" w:author="Lưu Gia Huy" w:date="2023-06-25T11:47:00Z"/>
              <w:rFonts w:ascii="Times New Roman" w:eastAsiaTheme="minorEastAsia" w:hAnsi="Times New Roman" w:cs="Times New Roman"/>
              <w:kern w:val="2"/>
              <w:sz w:val="22"/>
              <w:lang w:val="en-US"/>
              <w14:ligatures w14:val="standardContextual"/>
              <w:rPrChange w:id="767" w:author="Lưu Gia Huy" w:date="2023-06-25T11:57:00Z">
                <w:rPr>
                  <w:ins w:id="768" w:author="Lưu Gia Huy" w:date="2023-06-25T11:33:00Z"/>
                  <w:del w:id="769" w:author="Lưu Gia Huy" w:date="2023-06-25T11:47:00Z"/>
                  <w:rFonts w:asciiTheme="minorHAnsi" w:eastAsiaTheme="minorEastAsia" w:hAnsiTheme="minorHAnsi"/>
                  <w:kern w:val="2"/>
                  <w:sz w:val="22"/>
                  <w:lang w:val="en-US"/>
                  <w14:ligatures w14:val="standardContextual"/>
                </w:rPr>
              </w:rPrChange>
            </w:rPr>
            <w:pPrChange w:id="770" w:author="Lưu Gia Huy" w:date="2023-06-25T12:00:00Z">
              <w:pPr>
                <w:pStyle w:val="TOC2"/>
                <w:tabs>
                  <w:tab w:val="left" w:pos="880"/>
                  <w:tab w:val="right" w:leader="dot" w:pos="8777"/>
                </w:tabs>
              </w:pPr>
            </w:pPrChange>
          </w:pPr>
          <w:ins w:id="771" w:author="Lưu Gia Huy" w:date="2023-06-25T11:33:00Z">
            <w:del w:id="772" w:author="Lưu Gia Huy" w:date="2023-06-25T11:47:00Z">
              <w:r>
                <w:rPr>
                  <w:rStyle w:val="Hyperlink"/>
                  <w:rFonts w:ascii="Times New Roman" w:hAnsi="Times New Roman" w:cs="Times New Roman"/>
                </w:rPr>
                <w:delText>2.3.</w:delText>
              </w:r>
              <w:r>
                <w:rPr>
                  <w:rFonts w:ascii="Times New Roman" w:eastAsiaTheme="minorEastAsia" w:hAnsi="Times New Roman" w:cs="Times New Roman"/>
                  <w:kern w:val="2"/>
                  <w:sz w:val="22"/>
                  <w:lang w:val="en-US"/>
                  <w14:ligatures w14:val="standardContextual"/>
                  <w:rPrChange w:id="773" w:author="Lưu Gia Huy" w:date="2023-06-25T11:57:00Z">
                    <w:rPr>
                      <w:rFonts w:asciiTheme="minorHAnsi" w:eastAsiaTheme="minorEastAsia" w:hAnsiTheme="minorHAnsi"/>
                      <w:kern w:val="2"/>
                      <w:sz w:val="22"/>
                      <w:lang w:val="en-US"/>
                      <w14:ligatures w14:val="standardContextual"/>
                    </w:rPr>
                  </w:rPrChange>
                </w:rPr>
                <w:tab/>
              </w:r>
              <w:r>
                <w:rPr>
                  <w:rStyle w:val="Hyperlink"/>
                  <w:rFonts w:ascii="Times New Roman" w:hAnsi="Times New Roman" w:cs="Times New Roman"/>
                </w:rPr>
                <w:delText>Machine Learning Model</w:delText>
              </w:r>
              <w:r>
                <w:rPr>
                  <w:rFonts w:ascii="Times New Roman" w:hAnsi="Times New Roman" w:cs="Times New Roman"/>
                  <w:rPrChange w:id="774" w:author="Lưu Gia Huy" w:date="2023-06-25T11:57:00Z">
                    <w:rPr/>
                  </w:rPrChange>
                </w:rPr>
                <w:tab/>
                <w:delText>14</w:delText>
              </w:r>
            </w:del>
          </w:ins>
        </w:p>
        <w:p w14:paraId="35695E28" w14:textId="77777777" w:rsidR="00501C7E" w:rsidRPr="00501C7E" w:rsidRDefault="00000000" w:rsidP="00501C7E">
          <w:pPr>
            <w:pStyle w:val="TOC3"/>
            <w:tabs>
              <w:tab w:val="left" w:pos="1540"/>
              <w:tab w:val="right" w:leader="dot" w:pos="8777"/>
            </w:tabs>
            <w:ind w:left="0"/>
            <w:rPr>
              <w:ins w:id="775" w:author="Lưu Gia Huy" w:date="2023-06-25T11:33:00Z"/>
              <w:del w:id="776" w:author="Lưu Gia Huy" w:date="2023-06-25T11:47:00Z"/>
              <w:rFonts w:ascii="Times New Roman" w:eastAsiaTheme="minorEastAsia" w:hAnsi="Times New Roman" w:cs="Times New Roman"/>
              <w:kern w:val="2"/>
              <w:sz w:val="22"/>
              <w:lang w:val="en-US"/>
              <w14:ligatures w14:val="standardContextual"/>
              <w:rPrChange w:id="777" w:author="Lưu Gia Huy" w:date="2023-06-25T11:57:00Z">
                <w:rPr>
                  <w:ins w:id="778" w:author="Lưu Gia Huy" w:date="2023-06-25T11:33:00Z"/>
                  <w:del w:id="779" w:author="Lưu Gia Huy" w:date="2023-06-25T11:47:00Z"/>
                  <w:rFonts w:asciiTheme="minorHAnsi" w:eastAsiaTheme="minorEastAsia" w:hAnsiTheme="minorHAnsi"/>
                  <w:kern w:val="2"/>
                  <w:sz w:val="22"/>
                  <w:lang w:val="en-US"/>
                  <w14:ligatures w14:val="standardContextual"/>
                </w:rPr>
              </w:rPrChange>
            </w:rPr>
            <w:pPrChange w:id="780" w:author="Lưu Gia Huy" w:date="2023-06-25T12:00:00Z">
              <w:pPr>
                <w:pStyle w:val="TOC3"/>
                <w:tabs>
                  <w:tab w:val="left" w:pos="1540"/>
                  <w:tab w:val="right" w:leader="dot" w:pos="8777"/>
                </w:tabs>
              </w:pPr>
            </w:pPrChange>
          </w:pPr>
          <w:ins w:id="781" w:author="Lưu Gia Huy" w:date="2023-06-25T11:33:00Z">
            <w:del w:id="782" w:author="Lưu Gia Huy" w:date="2023-06-25T11:47:00Z">
              <w:r>
                <w:rPr>
                  <w:rStyle w:val="Hyperlink"/>
                  <w:rFonts w:ascii="Times New Roman" w:hAnsi="Times New Roman" w:cs="Times New Roman"/>
                </w:rPr>
                <w:delText>2.3.1.</w:delText>
              </w:r>
              <w:r>
                <w:rPr>
                  <w:rFonts w:ascii="Times New Roman" w:eastAsiaTheme="minorEastAsia" w:hAnsi="Times New Roman" w:cs="Times New Roman"/>
                  <w:kern w:val="2"/>
                  <w:sz w:val="22"/>
                  <w:lang w:val="en-US"/>
                  <w14:ligatures w14:val="standardContextual"/>
                  <w:rPrChange w:id="783" w:author="Lưu Gia Huy" w:date="2023-06-25T11:57:00Z">
                    <w:rPr>
                      <w:rFonts w:asciiTheme="minorHAnsi" w:eastAsiaTheme="minorEastAsia" w:hAnsiTheme="minorHAnsi"/>
                      <w:kern w:val="2"/>
                      <w:sz w:val="22"/>
                      <w:lang w:val="en-US"/>
                      <w14:ligatures w14:val="standardContextual"/>
                    </w:rPr>
                  </w:rPrChange>
                </w:rPr>
                <w:tab/>
              </w:r>
              <w:r>
                <w:rPr>
                  <w:rStyle w:val="Hyperlink"/>
                  <w:rFonts w:ascii="Times New Roman" w:hAnsi="Times New Roman" w:cs="Times New Roman"/>
                </w:rPr>
                <w:delText>Decision tree</w:delText>
              </w:r>
              <w:r>
                <w:rPr>
                  <w:rFonts w:ascii="Times New Roman" w:hAnsi="Times New Roman" w:cs="Times New Roman"/>
                  <w:rPrChange w:id="784" w:author="Lưu Gia Huy" w:date="2023-06-25T11:57:00Z">
                    <w:rPr/>
                  </w:rPrChange>
                </w:rPr>
                <w:tab/>
                <w:delText>14</w:delText>
              </w:r>
            </w:del>
          </w:ins>
        </w:p>
        <w:p w14:paraId="264DFEE6" w14:textId="77777777" w:rsidR="00501C7E" w:rsidRPr="00501C7E" w:rsidRDefault="00000000" w:rsidP="00501C7E">
          <w:pPr>
            <w:pStyle w:val="TOC3"/>
            <w:tabs>
              <w:tab w:val="left" w:pos="1540"/>
              <w:tab w:val="right" w:leader="dot" w:pos="8777"/>
            </w:tabs>
            <w:ind w:left="0"/>
            <w:rPr>
              <w:ins w:id="785" w:author="Lưu Gia Huy" w:date="2023-06-25T11:33:00Z"/>
              <w:del w:id="786" w:author="Lưu Gia Huy" w:date="2023-06-25T11:47:00Z"/>
              <w:rFonts w:ascii="Times New Roman" w:eastAsiaTheme="minorEastAsia" w:hAnsi="Times New Roman" w:cs="Times New Roman"/>
              <w:kern w:val="2"/>
              <w:sz w:val="22"/>
              <w:lang w:val="en-US"/>
              <w14:ligatures w14:val="standardContextual"/>
              <w:rPrChange w:id="787" w:author="Lưu Gia Huy" w:date="2023-06-25T11:57:00Z">
                <w:rPr>
                  <w:ins w:id="788" w:author="Lưu Gia Huy" w:date="2023-06-25T11:33:00Z"/>
                  <w:del w:id="789" w:author="Lưu Gia Huy" w:date="2023-06-25T11:47:00Z"/>
                  <w:rFonts w:asciiTheme="minorHAnsi" w:eastAsiaTheme="minorEastAsia" w:hAnsiTheme="minorHAnsi"/>
                  <w:kern w:val="2"/>
                  <w:sz w:val="22"/>
                  <w:lang w:val="en-US"/>
                  <w14:ligatures w14:val="standardContextual"/>
                </w:rPr>
              </w:rPrChange>
            </w:rPr>
            <w:pPrChange w:id="790" w:author="Lưu Gia Huy" w:date="2023-06-25T12:00:00Z">
              <w:pPr>
                <w:pStyle w:val="TOC3"/>
                <w:tabs>
                  <w:tab w:val="left" w:pos="1540"/>
                  <w:tab w:val="right" w:leader="dot" w:pos="8777"/>
                </w:tabs>
              </w:pPr>
            </w:pPrChange>
          </w:pPr>
          <w:ins w:id="791" w:author="Lưu Gia Huy" w:date="2023-06-25T11:33:00Z">
            <w:del w:id="792" w:author="Lưu Gia Huy" w:date="2023-06-25T11:47:00Z">
              <w:r>
                <w:rPr>
                  <w:rStyle w:val="Hyperlink"/>
                  <w:rFonts w:ascii="Times New Roman" w:hAnsi="Times New Roman" w:cs="Times New Roman"/>
                </w:rPr>
                <w:delText>2.3.2.</w:delText>
              </w:r>
              <w:r>
                <w:rPr>
                  <w:rFonts w:ascii="Times New Roman" w:eastAsiaTheme="minorEastAsia" w:hAnsi="Times New Roman" w:cs="Times New Roman"/>
                  <w:kern w:val="2"/>
                  <w:sz w:val="22"/>
                  <w:lang w:val="en-US"/>
                  <w14:ligatures w14:val="standardContextual"/>
                  <w:rPrChange w:id="793" w:author="Lưu Gia Huy" w:date="2023-06-25T11:57:00Z">
                    <w:rPr>
                      <w:rFonts w:asciiTheme="minorHAnsi" w:eastAsiaTheme="minorEastAsia" w:hAnsiTheme="minorHAnsi"/>
                      <w:kern w:val="2"/>
                      <w:sz w:val="22"/>
                      <w:lang w:val="en-US"/>
                      <w14:ligatures w14:val="standardContextual"/>
                    </w:rPr>
                  </w:rPrChange>
                </w:rPr>
                <w:tab/>
              </w:r>
              <w:r>
                <w:rPr>
                  <w:rStyle w:val="Hyperlink"/>
                  <w:rFonts w:ascii="Times New Roman" w:hAnsi="Times New Roman" w:cs="Times New Roman"/>
                </w:rPr>
                <w:delText>Random Forest</w:delText>
              </w:r>
              <w:r>
                <w:rPr>
                  <w:rFonts w:ascii="Times New Roman" w:hAnsi="Times New Roman" w:cs="Times New Roman"/>
                  <w:rPrChange w:id="794" w:author="Lưu Gia Huy" w:date="2023-06-25T11:57:00Z">
                    <w:rPr/>
                  </w:rPrChange>
                </w:rPr>
                <w:tab/>
                <w:delText>16</w:delText>
              </w:r>
            </w:del>
          </w:ins>
        </w:p>
        <w:p w14:paraId="19387348" w14:textId="77777777" w:rsidR="00501C7E" w:rsidRPr="00501C7E" w:rsidRDefault="00000000">
          <w:pPr>
            <w:pStyle w:val="TOC1"/>
            <w:tabs>
              <w:tab w:val="left" w:pos="520"/>
              <w:tab w:val="right" w:leader="dot" w:pos="8777"/>
            </w:tabs>
            <w:rPr>
              <w:ins w:id="795" w:author="Lưu Gia Huy" w:date="2023-06-25T11:33:00Z"/>
              <w:del w:id="796" w:author="Lưu Gia Huy" w:date="2023-06-25T11:47:00Z"/>
              <w:rFonts w:ascii="Times New Roman" w:eastAsiaTheme="minorEastAsia" w:hAnsi="Times New Roman" w:cs="Times New Roman"/>
              <w:kern w:val="2"/>
              <w:sz w:val="22"/>
              <w:lang w:val="en-US"/>
              <w14:ligatures w14:val="standardContextual"/>
              <w:rPrChange w:id="797" w:author="Lưu Gia Huy" w:date="2023-06-25T11:57:00Z">
                <w:rPr>
                  <w:ins w:id="798" w:author="Lưu Gia Huy" w:date="2023-06-25T11:33:00Z"/>
                  <w:del w:id="799" w:author="Lưu Gia Huy" w:date="2023-06-25T11:47:00Z"/>
                  <w:rFonts w:asciiTheme="minorHAnsi" w:eastAsiaTheme="minorEastAsia" w:hAnsiTheme="minorHAnsi"/>
                  <w:kern w:val="2"/>
                  <w:sz w:val="22"/>
                  <w:lang w:val="en-US"/>
                  <w14:ligatures w14:val="standardContextual"/>
                </w:rPr>
              </w:rPrChange>
            </w:rPr>
          </w:pPr>
          <w:ins w:id="800" w:author="Lưu Gia Huy" w:date="2023-06-25T11:33:00Z">
            <w:del w:id="801" w:author="Lưu Gia Huy" w:date="2023-06-25T11:47:00Z">
              <w:r>
                <w:rPr>
                  <w:rStyle w:val="Hyperlink"/>
                  <w:rFonts w:ascii="Times New Roman" w:eastAsia="SimSun" w:hAnsi="Times New Roman" w:cs="Times New Roman"/>
                  <w:bCs/>
                  <w:rPrChange w:id="802" w:author="Lưu Gia Huy" w:date="2023-06-25T11:57:00Z">
                    <w:rPr>
                      <w:rStyle w:val="Hyperlink"/>
                      <w:rFonts w:ascii="SimSun" w:eastAsia="SimSun" w:hAnsi="SimSun" w:cs="SimSun"/>
                      <w:bCs/>
                    </w:rPr>
                  </w:rPrChange>
                </w:rPr>
                <w:delText>3.</w:delText>
              </w:r>
              <w:r>
                <w:rPr>
                  <w:rFonts w:ascii="Times New Roman" w:eastAsiaTheme="minorEastAsia" w:hAnsi="Times New Roman" w:cs="Times New Roman"/>
                  <w:kern w:val="2"/>
                  <w:sz w:val="22"/>
                  <w:lang w:val="en-US"/>
                  <w14:ligatures w14:val="standardContextual"/>
                  <w:rPrChange w:id="803" w:author="Lưu Gia Huy" w:date="2023-06-25T11:57:00Z">
                    <w:rPr>
                      <w:rFonts w:asciiTheme="minorHAnsi" w:eastAsiaTheme="minorEastAsia" w:hAnsiTheme="minorHAnsi"/>
                      <w:kern w:val="2"/>
                      <w:sz w:val="22"/>
                      <w:lang w:val="en-US"/>
                      <w14:ligatures w14:val="standardContextual"/>
                    </w:rPr>
                  </w:rPrChange>
                </w:rPr>
                <w:tab/>
              </w:r>
              <w:r>
                <w:rPr>
                  <w:rStyle w:val="Hyperlink"/>
                  <w:rFonts w:ascii="Times New Roman" w:hAnsi="Times New Roman" w:cs="Times New Roman"/>
                  <w:rPrChange w:id="804" w:author="Lưu Gia Huy" w:date="2023-06-25T11:57:00Z">
                    <w:rPr>
                      <w:rStyle w:val="Hyperlink"/>
                    </w:rPr>
                  </w:rPrChange>
                </w:rPr>
                <w:delText>DEPLOYMENT</w:delText>
              </w:r>
              <w:r>
                <w:rPr>
                  <w:rFonts w:ascii="Times New Roman" w:hAnsi="Times New Roman" w:cs="Times New Roman"/>
                  <w:rPrChange w:id="805" w:author="Lưu Gia Huy" w:date="2023-06-25T11:57:00Z">
                    <w:rPr/>
                  </w:rPrChange>
                </w:rPr>
                <w:tab/>
                <w:delText>18</w:delText>
              </w:r>
            </w:del>
          </w:ins>
        </w:p>
        <w:p w14:paraId="25AB4DB3" w14:textId="77777777" w:rsidR="00501C7E" w:rsidRPr="00501C7E" w:rsidRDefault="00000000" w:rsidP="00501C7E">
          <w:pPr>
            <w:pStyle w:val="TOC2"/>
            <w:tabs>
              <w:tab w:val="left" w:pos="880"/>
              <w:tab w:val="right" w:leader="dot" w:pos="8777"/>
            </w:tabs>
            <w:ind w:left="0"/>
            <w:rPr>
              <w:ins w:id="806" w:author="Lưu Gia Huy" w:date="2023-06-25T11:33:00Z"/>
              <w:del w:id="807" w:author="Lưu Gia Huy" w:date="2023-06-25T11:47:00Z"/>
              <w:rFonts w:ascii="Times New Roman" w:eastAsiaTheme="minorEastAsia" w:hAnsi="Times New Roman" w:cs="Times New Roman"/>
              <w:kern w:val="2"/>
              <w:sz w:val="22"/>
              <w:lang w:val="en-US"/>
              <w14:ligatures w14:val="standardContextual"/>
              <w:rPrChange w:id="808" w:author="Lưu Gia Huy" w:date="2023-06-25T11:57:00Z">
                <w:rPr>
                  <w:ins w:id="809" w:author="Lưu Gia Huy" w:date="2023-06-25T11:33:00Z"/>
                  <w:del w:id="810" w:author="Lưu Gia Huy" w:date="2023-06-25T11:47:00Z"/>
                  <w:rFonts w:asciiTheme="minorHAnsi" w:eastAsiaTheme="minorEastAsia" w:hAnsiTheme="minorHAnsi"/>
                  <w:kern w:val="2"/>
                  <w:sz w:val="22"/>
                  <w:lang w:val="en-US"/>
                  <w14:ligatures w14:val="standardContextual"/>
                </w:rPr>
              </w:rPrChange>
            </w:rPr>
            <w:pPrChange w:id="811" w:author="Lưu Gia Huy" w:date="2023-06-25T12:00:00Z">
              <w:pPr>
                <w:pStyle w:val="TOC2"/>
                <w:tabs>
                  <w:tab w:val="left" w:pos="880"/>
                  <w:tab w:val="right" w:leader="dot" w:pos="8777"/>
                </w:tabs>
              </w:pPr>
            </w:pPrChange>
          </w:pPr>
          <w:ins w:id="812" w:author="Lưu Gia Huy" w:date="2023-06-25T11:33:00Z">
            <w:del w:id="813" w:author="Lưu Gia Huy" w:date="2023-06-25T11:47:00Z">
              <w:r>
                <w:rPr>
                  <w:rStyle w:val="Hyperlink"/>
                  <w:rFonts w:ascii="Times New Roman" w:hAnsi="Times New Roman" w:cs="Times New Roman"/>
                  <w:rPrChange w:id="814" w:author="Lưu Gia Huy" w:date="2023-06-25T11:57:00Z">
                    <w:rPr>
                      <w:rStyle w:val="Hyperlink"/>
                    </w:rPr>
                  </w:rPrChange>
                </w:rPr>
                <w:delText>3.1.</w:delText>
              </w:r>
              <w:r>
                <w:rPr>
                  <w:rFonts w:ascii="Times New Roman" w:eastAsiaTheme="minorEastAsia" w:hAnsi="Times New Roman" w:cs="Times New Roman"/>
                  <w:kern w:val="2"/>
                  <w:sz w:val="22"/>
                  <w:lang w:val="en-US"/>
                  <w14:ligatures w14:val="standardContextual"/>
                  <w:rPrChange w:id="815" w:author="Lưu Gia Huy" w:date="2023-06-25T11:57:00Z">
                    <w:rPr>
                      <w:rFonts w:asciiTheme="minorHAnsi" w:eastAsiaTheme="minorEastAsia" w:hAnsiTheme="minorHAnsi"/>
                      <w:kern w:val="2"/>
                      <w:sz w:val="22"/>
                      <w:lang w:val="en-US"/>
                      <w14:ligatures w14:val="standardContextual"/>
                    </w:rPr>
                  </w:rPrChange>
                </w:rPr>
                <w:tab/>
              </w:r>
              <w:r>
                <w:rPr>
                  <w:rStyle w:val="Hyperlink"/>
                  <w:rFonts w:ascii="Times New Roman" w:hAnsi="Times New Roman" w:cs="Times New Roman"/>
                </w:rPr>
                <w:delText>Deployment scenario analysis</w:delText>
              </w:r>
              <w:r>
                <w:rPr>
                  <w:rFonts w:ascii="Times New Roman" w:hAnsi="Times New Roman" w:cs="Times New Roman"/>
                  <w:rPrChange w:id="816" w:author="Lưu Gia Huy" w:date="2023-06-25T11:57:00Z">
                    <w:rPr/>
                  </w:rPrChange>
                </w:rPr>
                <w:tab/>
                <w:delText>18</w:delText>
              </w:r>
            </w:del>
          </w:ins>
        </w:p>
        <w:p w14:paraId="37D09CE0" w14:textId="77777777" w:rsidR="00501C7E" w:rsidRPr="00501C7E" w:rsidRDefault="00000000" w:rsidP="00501C7E">
          <w:pPr>
            <w:pStyle w:val="TOC2"/>
            <w:tabs>
              <w:tab w:val="left" w:pos="880"/>
              <w:tab w:val="right" w:leader="dot" w:pos="8777"/>
            </w:tabs>
            <w:ind w:left="0"/>
            <w:rPr>
              <w:ins w:id="817" w:author="Lưu Gia Huy" w:date="2023-06-25T11:33:00Z"/>
              <w:del w:id="818" w:author="Lưu Gia Huy" w:date="2023-06-25T11:47:00Z"/>
              <w:rFonts w:ascii="Times New Roman" w:eastAsiaTheme="minorEastAsia" w:hAnsi="Times New Roman" w:cs="Times New Roman"/>
              <w:kern w:val="2"/>
              <w:sz w:val="22"/>
              <w:lang w:val="en-US"/>
              <w14:ligatures w14:val="standardContextual"/>
              <w:rPrChange w:id="819" w:author="Lưu Gia Huy" w:date="2023-06-25T11:57:00Z">
                <w:rPr>
                  <w:ins w:id="820" w:author="Lưu Gia Huy" w:date="2023-06-25T11:33:00Z"/>
                  <w:del w:id="821" w:author="Lưu Gia Huy" w:date="2023-06-25T11:47:00Z"/>
                  <w:rFonts w:asciiTheme="minorHAnsi" w:eastAsiaTheme="minorEastAsia" w:hAnsiTheme="minorHAnsi"/>
                  <w:kern w:val="2"/>
                  <w:sz w:val="22"/>
                  <w:lang w:val="en-US"/>
                  <w14:ligatures w14:val="standardContextual"/>
                </w:rPr>
              </w:rPrChange>
            </w:rPr>
            <w:pPrChange w:id="822" w:author="Lưu Gia Huy" w:date="2023-06-25T12:00:00Z">
              <w:pPr>
                <w:pStyle w:val="TOC2"/>
                <w:tabs>
                  <w:tab w:val="left" w:pos="880"/>
                  <w:tab w:val="right" w:leader="dot" w:pos="8777"/>
                </w:tabs>
              </w:pPr>
            </w:pPrChange>
          </w:pPr>
          <w:ins w:id="823" w:author="Lưu Gia Huy" w:date="2023-06-25T11:33:00Z">
            <w:del w:id="824" w:author="Lưu Gia Huy" w:date="2023-06-25T11:47:00Z">
              <w:r>
                <w:rPr>
                  <w:rStyle w:val="Hyperlink"/>
                  <w:rFonts w:ascii="Times New Roman" w:hAnsi="Times New Roman" w:cs="Times New Roman"/>
                  <w:rPrChange w:id="825" w:author="Lưu Gia Huy" w:date="2023-06-25T11:57:00Z">
                    <w:rPr>
                      <w:rStyle w:val="Hyperlink"/>
                    </w:rPr>
                  </w:rPrChange>
                </w:rPr>
                <w:delText>3.2.</w:delText>
              </w:r>
              <w:r>
                <w:rPr>
                  <w:rFonts w:ascii="Times New Roman" w:eastAsiaTheme="minorEastAsia" w:hAnsi="Times New Roman" w:cs="Times New Roman"/>
                  <w:kern w:val="2"/>
                  <w:sz w:val="22"/>
                  <w:lang w:val="en-US"/>
                  <w14:ligatures w14:val="standardContextual"/>
                  <w:rPrChange w:id="826" w:author="Lưu Gia Huy" w:date="2023-06-25T11:57:00Z">
                    <w:rPr>
                      <w:rFonts w:asciiTheme="minorHAnsi" w:eastAsiaTheme="minorEastAsia" w:hAnsiTheme="minorHAnsi"/>
                      <w:kern w:val="2"/>
                      <w:sz w:val="22"/>
                      <w:lang w:val="en-US"/>
                      <w14:ligatures w14:val="standardContextual"/>
                    </w:rPr>
                  </w:rPrChange>
                </w:rPr>
                <w:tab/>
              </w:r>
              <w:r>
                <w:rPr>
                  <w:rStyle w:val="Hyperlink"/>
                  <w:rFonts w:ascii="Times New Roman" w:hAnsi="Times New Roman" w:cs="Times New Roman"/>
                </w:rPr>
                <w:delText>Resource usage</w:delText>
              </w:r>
              <w:r>
                <w:rPr>
                  <w:rFonts w:ascii="Times New Roman" w:hAnsi="Times New Roman" w:cs="Times New Roman"/>
                  <w:rPrChange w:id="827" w:author="Lưu Gia Huy" w:date="2023-06-25T11:57:00Z">
                    <w:rPr/>
                  </w:rPrChange>
                </w:rPr>
                <w:tab/>
                <w:delText>18</w:delText>
              </w:r>
            </w:del>
          </w:ins>
        </w:p>
        <w:p w14:paraId="591F16D7" w14:textId="77777777" w:rsidR="00501C7E" w:rsidRPr="00501C7E" w:rsidRDefault="00000000" w:rsidP="00501C7E">
          <w:pPr>
            <w:pStyle w:val="TOC3"/>
            <w:tabs>
              <w:tab w:val="left" w:pos="1540"/>
              <w:tab w:val="right" w:leader="dot" w:pos="8777"/>
            </w:tabs>
            <w:ind w:left="0"/>
            <w:rPr>
              <w:ins w:id="828" w:author="Lưu Gia Huy" w:date="2023-06-25T11:33:00Z"/>
              <w:del w:id="829" w:author="Lưu Gia Huy" w:date="2023-06-25T11:47:00Z"/>
              <w:rFonts w:ascii="Times New Roman" w:eastAsiaTheme="minorEastAsia" w:hAnsi="Times New Roman" w:cs="Times New Roman"/>
              <w:kern w:val="2"/>
              <w:sz w:val="22"/>
              <w:lang w:val="en-US"/>
              <w14:ligatures w14:val="standardContextual"/>
              <w:rPrChange w:id="830" w:author="Lưu Gia Huy" w:date="2023-06-25T11:57:00Z">
                <w:rPr>
                  <w:ins w:id="831" w:author="Lưu Gia Huy" w:date="2023-06-25T11:33:00Z"/>
                  <w:del w:id="832" w:author="Lưu Gia Huy" w:date="2023-06-25T11:47:00Z"/>
                  <w:rFonts w:asciiTheme="minorHAnsi" w:eastAsiaTheme="minorEastAsia" w:hAnsiTheme="minorHAnsi"/>
                  <w:kern w:val="2"/>
                  <w:sz w:val="22"/>
                  <w:lang w:val="en-US"/>
                  <w14:ligatures w14:val="standardContextual"/>
                </w:rPr>
              </w:rPrChange>
            </w:rPr>
            <w:pPrChange w:id="833" w:author="Lưu Gia Huy" w:date="2023-06-25T12:00:00Z">
              <w:pPr>
                <w:pStyle w:val="TOC3"/>
                <w:tabs>
                  <w:tab w:val="left" w:pos="1540"/>
                  <w:tab w:val="right" w:leader="dot" w:pos="8777"/>
                </w:tabs>
              </w:pPr>
            </w:pPrChange>
          </w:pPr>
          <w:ins w:id="834" w:author="Lưu Gia Huy" w:date="2023-06-25T11:33:00Z">
            <w:del w:id="835" w:author="Lưu Gia Huy" w:date="2023-06-25T11:47:00Z">
              <w:r>
                <w:rPr>
                  <w:rStyle w:val="Hyperlink"/>
                  <w:rFonts w:ascii="Times New Roman" w:hAnsi="Times New Roman" w:cs="Times New Roman"/>
                  <w:rPrChange w:id="836" w:author="Lưu Gia Huy" w:date="2023-06-25T11:57:00Z">
                    <w:rPr>
                      <w:rStyle w:val="Hyperlink"/>
                    </w:rPr>
                  </w:rPrChange>
                </w:rPr>
                <w:delText>3.2.1.</w:delText>
              </w:r>
              <w:r>
                <w:rPr>
                  <w:rFonts w:ascii="Times New Roman" w:eastAsiaTheme="minorEastAsia" w:hAnsi="Times New Roman" w:cs="Times New Roman"/>
                  <w:kern w:val="2"/>
                  <w:sz w:val="22"/>
                  <w:lang w:val="en-US"/>
                  <w14:ligatures w14:val="standardContextual"/>
                  <w:rPrChange w:id="837" w:author="Lưu Gia Huy" w:date="2023-06-25T11:57:00Z">
                    <w:rPr>
                      <w:rFonts w:asciiTheme="minorHAnsi" w:eastAsiaTheme="minorEastAsia" w:hAnsiTheme="minorHAnsi"/>
                      <w:kern w:val="2"/>
                      <w:sz w:val="22"/>
                      <w:lang w:val="en-US"/>
                      <w14:ligatures w14:val="standardContextual"/>
                    </w:rPr>
                  </w:rPrChange>
                </w:rPr>
                <w:tab/>
              </w:r>
              <w:r>
                <w:rPr>
                  <w:rStyle w:val="Hyperlink"/>
                  <w:rFonts w:ascii="Times New Roman" w:hAnsi="Times New Roman" w:cs="Times New Roman"/>
                </w:rPr>
                <w:delText>Machine Specifications</w:delText>
              </w:r>
              <w:r>
                <w:rPr>
                  <w:rFonts w:ascii="Times New Roman" w:hAnsi="Times New Roman" w:cs="Times New Roman"/>
                  <w:rPrChange w:id="838" w:author="Lưu Gia Huy" w:date="2023-06-25T11:57:00Z">
                    <w:rPr/>
                  </w:rPrChange>
                </w:rPr>
                <w:tab/>
                <w:delText>18</w:delText>
              </w:r>
            </w:del>
          </w:ins>
        </w:p>
        <w:p w14:paraId="18BC0B4D" w14:textId="77777777" w:rsidR="00501C7E" w:rsidRPr="00501C7E" w:rsidRDefault="00000000" w:rsidP="00501C7E">
          <w:pPr>
            <w:pStyle w:val="TOC3"/>
            <w:tabs>
              <w:tab w:val="left" w:pos="1540"/>
              <w:tab w:val="right" w:leader="dot" w:pos="8777"/>
            </w:tabs>
            <w:ind w:left="0"/>
            <w:rPr>
              <w:ins w:id="839" w:author="Lưu Gia Huy" w:date="2023-06-25T11:33:00Z"/>
              <w:del w:id="840" w:author="Lưu Gia Huy" w:date="2023-06-25T11:47:00Z"/>
              <w:rFonts w:ascii="Times New Roman" w:eastAsiaTheme="minorEastAsia" w:hAnsi="Times New Roman" w:cs="Times New Roman"/>
              <w:kern w:val="2"/>
              <w:sz w:val="22"/>
              <w:lang w:val="en-US"/>
              <w14:ligatures w14:val="standardContextual"/>
              <w:rPrChange w:id="841" w:author="Lưu Gia Huy" w:date="2023-06-25T11:57:00Z">
                <w:rPr>
                  <w:ins w:id="842" w:author="Lưu Gia Huy" w:date="2023-06-25T11:33:00Z"/>
                  <w:del w:id="843" w:author="Lưu Gia Huy" w:date="2023-06-25T11:47:00Z"/>
                  <w:rFonts w:asciiTheme="minorHAnsi" w:eastAsiaTheme="minorEastAsia" w:hAnsiTheme="minorHAnsi"/>
                  <w:kern w:val="2"/>
                  <w:sz w:val="22"/>
                  <w:lang w:val="en-US"/>
                  <w14:ligatures w14:val="standardContextual"/>
                </w:rPr>
              </w:rPrChange>
            </w:rPr>
            <w:pPrChange w:id="844" w:author="Lưu Gia Huy" w:date="2023-06-25T12:00:00Z">
              <w:pPr>
                <w:pStyle w:val="TOC3"/>
                <w:tabs>
                  <w:tab w:val="left" w:pos="1540"/>
                  <w:tab w:val="right" w:leader="dot" w:pos="8777"/>
                </w:tabs>
              </w:pPr>
            </w:pPrChange>
          </w:pPr>
          <w:ins w:id="845" w:author="Lưu Gia Huy" w:date="2023-06-25T11:33:00Z">
            <w:del w:id="846" w:author="Lưu Gia Huy" w:date="2023-06-25T11:47:00Z">
              <w:r>
                <w:rPr>
                  <w:rStyle w:val="Hyperlink"/>
                  <w:rFonts w:ascii="Times New Roman" w:hAnsi="Times New Roman" w:cs="Times New Roman"/>
                  <w:rPrChange w:id="847" w:author="Lưu Gia Huy" w:date="2023-06-25T11:57:00Z">
                    <w:rPr>
                      <w:rStyle w:val="Hyperlink"/>
                    </w:rPr>
                  </w:rPrChange>
                </w:rPr>
                <w:delText>3.2.2.</w:delText>
              </w:r>
              <w:r>
                <w:rPr>
                  <w:rFonts w:ascii="Times New Roman" w:eastAsiaTheme="minorEastAsia" w:hAnsi="Times New Roman" w:cs="Times New Roman"/>
                  <w:kern w:val="2"/>
                  <w:sz w:val="22"/>
                  <w:lang w:val="en-US"/>
                  <w14:ligatures w14:val="standardContextual"/>
                  <w:rPrChange w:id="848" w:author="Lưu Gia Huy" w:date="2023-06-25T11:57:00Z">
                    <w:rPr>
                      <w:rFonts w:asciiTheme="minorHAnsi" w:eastAsiaTheme="minorEastAsia" w:hAnsiTheme="minorHAnsi"/>
                      <w:kern w:val="2"/>
                      <w:sz w:val="22"/>
                      <w:lang w:val="en-US"/>
                      <w14:ligatures w14:val="standardContextual"/>
                    </w:rPr>
                  </w:rPrChange>
                </w:rPr>
                <w:tab/>
              </w:r>
              <w:r>
                <w:rPr>
                  <w:rStyle w:val="Hyperlink"/>
                  <w:rFonts w:ascii="Times New Roman" w:hAnsi="Times New Roman" w:cs="Times New Roman"/>
                </w:rPr>
                <w:delText>Data usage</w:delText>
              </w:r>
              <w:r>
                <w:rPr>
                  <w:rFonts w:ascii="Times New Roman" w:hAnsi="Times New Roman" w:cs="Times New Roman"/>
                  <w:rPrChange w:id="849" w:author="Lưu Gia Huy" w:date="2023-06-25T11:57:00Z">
                    <w:rPr/>
                  </w:rPrChange>
                </w:rPr>
                <w:tab/>
                <w:delText>19</w:delText>
              </w:r>
            </w:del>
          </w:ins>
        </w:p>
        <w:p w14:paraId="010A509C" w14:textId="77777777" w:rsidR="00501C7E" w:rsidRPr="00501C7E" w:rsidRDefault="00000000" w:rsidP="00501C7E">
          <w:pPr>
            <w:pStyle w:val="TOC2"/>
            <w:tabs>
              <w:tab w:val="left" w:pos="880"/>
              <w:tab w:val="right" w:leader="dot" w:pos="8777"/>
            </w:tabs>
            <w:ind w:left="0"/>
            <w:rPr>
              <w:ins w:id="850" w:author="Lưu Gia Huy" w:date="2023-06-25T11:33:00Z"/>
              <w:del w:id="851" w:author="Lưu Gia Huy" w:date="2023-06-25T11:47:00Z"/>
              <w:rFonts w:ascii="Times New Roman" w:eastAsiaTheme="minorEastAsia" w:hAnsi="Times New Roman" w:cs="Times New Roman"/>
              <w:kern w:val="2"/>
              <w:sz w:val="22"/>
              <w:lang w:val="en-US"/>
              <w14:ligatures w14:val="standardContextual"/>
              <w:rPrChange w:id="852" w:author="Lưu Gia Huy" w:date="2023-06-25T11:57:00Z">
                <w:rPr>
                  <w:ins w:id="853" w:author="Lưu Gia Huy" w:date="2023-06-25T11:33:00Z"/>
                  <w:del w:id="854" w:author="Lưu Gia Huy" w:date="2023-06-25T11:47:00Z"/>
                  <w:rFonts w:asciiTheme="minorHAnsi" w:eastAsiaTheme="minorEastAsia" w:hAnsiTheme="minorHAnsi"/>
                  <w:kern w:val="2"/>
                  <w:sz w:val="22"/>
                  <w:lang w:val="en-US"/>
                  <w14:ligatures w14:val="standardContextual"/>
                </w:rPr>
              </w:rPrChange>
            </w:rPr>
            <w:pPrChange w:id="855" w:author="Lưu Gia Huy" w:date="2023-06-25T12:00:00Z">
              <w:pPr>
                <w:pStyle w:val="TOC2"/>
                <w:tabs>
                  <w:tab w:val="left" w:pos="880"/>
                  <w:tab w:val="right" w:leader="dot" w:pos="8777"/>
                </w:tabs>
              </w:pPr>
            </w:pPrChange>
          </w:pPr>
          <w:ins w:id="856" w:author="Lưu Gia Huy" w:date="2023-06-25T11:33:00Z">
            <w:del w:id="857" w:author="Lưu Gia Huy" w:date="2023-06-25T11:47:00Z">
              <w:r>
                <w:rPr>
                  <w:rStyle w:val="Hyperlink"/>
                  <w:rFonts w:ascii="Times New Roman" w:hAnsi="Times New Roman" w:cs="Times New Roman"/>
                  <w:rPrChange w:id="858" w:author="Lưu Gia Huy" w:date="2023-06-25T11:57:00Z">
                    <w:rPr>
                      <w:rStyle w:val="Hyperlink"/>
                    </w:rPr>
                  </w:rPrChange>
                </w:rPr>
                <w:delText>3.3.</w:delText>
              </w:r>
              <w:r>
                <w:rPr>
                  <w:rFonts w:ascii="Times New Roman" w:eastAsiaTheme="minorEastAsia" w:hAnsi="Times New Roman" w:cs="Times New Roman"/>
                  <w:kern w:val="2"/>
                  <w:sz w:val="22"/>
                  <w:lang w:val="en-US"/>
                  <w14:ligatures w14:val="standardContextual"/>
                  <w:rPrChange w:id="859" w:author="Lưu Gia Huy" w:date="2023-06-25T11:57:00Z">
                    <w:rPr>
                      <w:rFonts w:asciiTheme="minorHAnsi" w:eastAsiaTheme="minorEastAsia" w:hAnsiTheme="minorHAnsi"/>
                      <w:kern w:val="2"/>
                      <w:sz w:val="22"/>
                      <w:lang w:val="en-US"/>
                      <w14:ligatures w14:val="standardContextual"/>
                    </w:rPr>
                  </w:rPrChange>
                </w:rPr>
                <w:tab/>
              </w:r>
              <w:r>
                <w:rPr>
                  <w:rStyle w:val="Hyperlink"/>
                  <w:rFonts w:ascii="Times New Roman" w:hAnsi="Times New Roman" w:cs="Times New Roman"/>
                </w:rPr>
                <w:delText>Data proccessing steps</w:delText>
              </w:r>
              <w:r>
                <w:rPr>
                  <w:rFonts w:ascii="Times New Roman" w:hAnsi="Times New Roman" w:cs="Times New Roman"/>
                  <w:rPrChange w:id="860" w:author="Lưu Gia Huy" w:date="2023-06-25T11:57:00Z">
                    <w:rPr/>
                  </w:rPrChange>
                </w:rPr>
                <w:tab/>
                <w:delText>20</w:delText>
              </w:r>
            </w:del>
          </w:ins>
        </w:p>
        <w:p w14:paraId="03C316AA" w14:textId="77777777" w:rsidR="00501C7E" w:rsidRPr="00501C7E" w:rsidRDefault="00000000" w:rsidP="00501C7E">
          <w:pPr>
            <w:pStyle w:val="TOC2"/>
            <w:tabs>
              <w:tab w:val="right" w:leader="dot" w:pos="8777"/>
            </w:tabs>
            <w:ind w:left="0"/>
            <w:rPr>
              <w:ins w:id="861" w:author="Lưu Gia Huy" w:date="2023-06-25T11:33:00Z"/>
              <w:del w:id="862" w:author="Lưu Gia Huy" w:date="2023-06-25T11:47:00Z"/>
              <w:rFonts w:ascii="Times New Roman" w:eastAsiaTheme="minorEastAsia" w:hAnsi="Times New Roman" w:cs="Times New Roman"/>
              <w:kern w:val="2"/>
              <w:sz w:val="22"/>
              <w:lang w:val="en-US"/>
              <w14:ligatures w14:val="standardContextual"/>
              <w:rPrChange w:id="863" w:author="Lưu Gia Huy" w:date="2023-06-25T11:57:00Z">
                <w:rPr>
                  <w:ins w:id="864" w:author="Lưu Gia Huy" w:date="2023-06-25T11:33:00Z"/>
                  <w:del w:id="865" w:author="Lưu Gia Huy" w:date="2023-06-25T11:47:00Z"/>
                  <w:rFonts w:asciiTheme="minorHAnsi" w:eastAsiaTheme="minorEastAsia" w:hAnsiTheme="minorHAnsi"/>
                  <w:kern w:val="2"/>
                  <w:sz w:val="22"/>
                  <w:lang w:val="en-US"/>
                  <w14:ligatures w14:val="standardContextual"/>
                </w:rPr>
              </w:rPrChange>
            </w:rPr>
            <w:pPrChange w:id="866" w:author="Lưu Gia Huy" w:date="2023-06-25T12:00:00Z">
              <w:pPr>
                <w:pStyle w:val="TOC2"/>
                <w:tabs>
                  <w:tab w:val="right" w:leader="dot" w:pos="8777"/>
                </w:tabs>
              </w:pPr>
            </w:pPrChange>
          </w:pPr>
          <w:ins w:id="867" w:author="Lưu Gia Huy" w:date="2023-06-25T11:33:00Z">
            <w:del w:id="868" w:author="Lưu Gia Huy" w:date="2023-06-25T11:47:00Z">
              <w:r>
                <w:rPr>
                  <w:rStyle w:val="Hyperlink"/>
                  <w:rFonts w:ascii="Times New Roman" w:hAnsi="Times New Roman" w:cs="Times New Roman"/>
                </w:rPr>
                <w:delText>Random forest with CKKS scheme</w:delText>
              </w:r>
              <w:r>
                <w:rPr>
                  <w:rFonts w:ascii="Times New Roman" w:hAnsi="Times New Roman" w:cs="Times New Roman"/>
                  <w:rPrChange w:id="869" w:author="Lưu Gia Huy" w:date="2023-06-25T11:57:00Z">
                    <w:rPr/>
                  </w:rPrChange>
                </w:rPr>
                <w:tab/>
                <w:delText>21</w:delText>
              </w:r>
            </w:del>
          </w:ins>
        </w:p>
        <w:p w14:paraId="6E492EC1" w14:textId="77777777" w:rsidR="00501C7E" w:rsidRPr="00501C7E" w:rsidRDefault="00000000" w:rsidP="00501C7E">
          <w:pPr>
            <w:pStyle w:val="TOC3"/>
            <w:tabs>
              <w:tab w:val="right" w:leader="dot" w:pos="8777"/>
            </w:tabs>
            <w:ind w:left="0"/>
            <w:rPr>
              <w:ins w:id="870" w:author="Lưu Gia Huy" w:date="2023-06-25T11:33:00Z"/>
              <w:del w:id="871" w:author="Lưu Gia Huy" w:date="2023-06-25T11:47:00Z"/>
              <w:rFonts w:ascii="Times New Roman" w:eastAsiaTheme="minorEastAsia" w:hAnsi="Times New Roman" w:cs="Times New Roman"/>
              <w:kern w:val="2"/>
              <w:sz w:val="22"/>
              <w:lang w:val="en-US"/>
              <w14:ligatures w14:val="standardContextual"/>
              <w:rPrChange w:id="872" w:author="Lưu Gia Huy" w:date="2023-06-25T11:57:00Z">
                <w:rPr>
                  <w:ins w:id="873" w:author="Lưu Gia Huy" w:date="2023-06-25T11:33:00Z"/>
                  <w:del w:id="874" w:author="Lưu Gia Huy" w:date="2023-06-25T11:47:00Z"/>
                  <w:rFonts w:asciiTheme="minorHAnsi" w:eastAsiaTheme="minorEastAsia" w:hAnsiTheme="minorHAnsi"/>
                  <w:kern w:val="2"/>
                  <w:sz w:val="22"/>
                  <w:lang w:val="en-US"/>
                  <w14:ligatures w14:val="standardContextual"/>
                </w:rPr>
              </w:rPrChange>
            </w:rPr>
            <w:pPrChange w:id="875" w:author="Lưu Gia Huy" w:date="2023-06-25T12:00:00Z">
              <w:pPr>
                <w:pStyle w:val="TOC3"/>
                <w:tabs>
                  <w:tab w:val="right" w:leader="dot" w:pos="8777"/>
                </w:tabs>
              </w:pPr>
            </w:pPrChange>
          </w:pPr>
          <w:ins w:id="876" w:author="Lưu Gia Huy" w:date="2023-06-25T11:33:00Z">
            <w:del w:id="877" w:author="Lưu Gia Huy" w:date="2023-06-25T11:47:00Z">
              <w:r>
                <w:rPr>
                  <w:rStyle w:val="Hyperlink"/>
                  <w:rFonts w:ascii="Times New Roman" w:hAnsi="Times New Roman" w:cs="Times New Roman"/>
                </w:rPr>
                <w:delText>Implementation code:</w:delText>
              </w:r>
              <w:r>
                <w:rPr>
                  <w:rFonts w:ascii="Times New Roman" w:hAnsi="Times New Roman" w:cs="Times New Roman"/>
                  <w:rPrChange w:id="878" w:author="Lưu Gia Huy" w:date="2023-06-25T11:57:00Z">
                    <w:rPr/>
                  </w:rPrChange>
                </w:rPr>
                <w:tab/>
                <w:delText>23</w:delText>
              </w:r>
            </w:del>
          </w:ins>
        </w:p>
        <w:p w14:paraId="089393E4" w14:textId="77777777" w:rsidR="00501C7E" w:rsidRPr="00501C7E" w:rsidRDefault="00000000" w:rsidP="00501C7E">
          <w:pPr>
            <w:pStyle w:val="TOC3"/>
            <w:tabs>
              <w:tab w:val="right" w:leader="dot" w:pos="8777"/>
            </w:tabs>
            <w:ind w:left="0"/>
            <w:rPr>
              <w:ins w:id="879" w:author="Lưu Gia Huy" w:date="2023-06-25T11:33:00Z"/>
              <w:del w:id="880" w:author="Lưu Gia Huy" w:date="2023-06-25T11:47:00Z"/>
              <w:rFonts w:ascii="Times New Roman" w:eastAsiaTheme="minorEastAsia" w:hAnsi="Times New Roman" w:cs="Times New Roman"/>
              <w:kern w:val="2"/>
              <w:sz w:val="22"/>
              <w:lang w:val="en-US"/>
              <w14:ligatures w14:val="standardContextual"/>
              <w:rPrChange w:id="881" w:author="Lưu Gia Huy" w:date="2023-06-25T11:57:00Z">
                <w:rPr>
                  <w:ins w:id="882" w:author="Lưu Gia Huy" w:date="2023-06-25T11:33:00Z"/>
                  <w:del w:id="883" w:author="Lưu Gia Huy" w:date="2023-06-25T11:47:00Z"/>
                  <w:rFonts w:asciiTheme="minorHAnsi" w:eastAsiaTheme="minorEastAsia" w:hAnsiTheme="minorHAnsi"/>
                  <w:kern w:val="2"/>
                  <w:sz w:val="22"/>
                  <w:lang w:val="en-US"/>
                  <w14:ligatures w14:val="standardContextual"/>
                </w:rPr>
              </w:rPrChange>
            </w:rPr>
            <w:pPrChange w:id="884" w:author="Lưu Gia Huy" w:date="2023-06-25T12:00:00Z">
              <w:pPr>
                <w:pStyle w:val="TOC3"/>
                <w:tabs>
                  <w:tab w:val="right" w:leader="dot" w:pos="8777"/>
                </w:tabs>
              </w:pPr>
            </w:pPrChange>
          </w:pPr>
          <w:ins w:id="885" w:author="Lưu Gia Huy" w:date="2023-06-25T11:33:00Z">
            <w:del w:id="886" w:author="Lưu Gia Huy" w:date="2023-06-25T11:47:00Z">
              <w:r>
                <w:rPr>
                  <w:rStyle w:val="Hyperlink"/>
                  <w:rFonts w:ascii="Times New Roman" w:hAnsi="Times New Roman" w:cs="Times New Roman"/>
                </w:rPr>
                <w:delText>Result:</w:delText>
              </w:r>
              <w:r>
                <w:rPr>
                  <w:rFonts w:ascii="Times New Roman" w:hAnsi="Times New Roman" w:cs="Times New Roman"/>
                  <w:rPrChange w:id="887" w:author="Lưu Gia Huy" w:date="2023-06-25T11:57:00Z">
                    <w:rPr/>
                  </w:rPrChange>
                </w:rPr>
                <w:tab/>
                <w:delText>25</w:delText>
              </w:r>
            </w:del>
          </w:ins>
        </w:p>
        <w:p w14:paraId="209D4A1A" w14:textId="77777777" w:rsidR="00501C7E" w:rsidRPr="00501C7E" w:rsidRDefault="00000000" w:rsidP="00501C7E">
          <w:pPr>
            <w:pStyle w:val="TOC3"/>
            <w:tabs>
              <w:tab w:val="left" w:pos="1540"/>
              <w:tab w:val="right" w:leader="dot" w:pos="8777"/>
            </w:tabs>
            <w:ind w:left="0"/>
            <w:rPr>
              <w:ins w:id="888" w:author="Lưu Gia Huy" w:date="2023-06-25T11:33:00Z"/>
              <w:del w:id="889" w:author="Lưu Gia Huy" w:date="2023-06-25T11:47:00Z"/>
              <w:rFonts w:ascii="Times New Roman" w:eastAsiaTheme="minorEastAsia" w:hAnsi="Times New Roman" w:cs="Times New Roman"/>
              <w:kern w:val="2"/>
              <w:sz w:val="22"/>
              <w:lang w:val="en-US"/>
              <w14:ligatures w14:val="standardContextual"/>
              <w:rPrChange w:id="890" w:author="Lưu Gia Huy" w:date="2023-06-25T11:57:00Z">
                <w:rPr>
                  <w:ins w:id="891" w:author="Lưu Gia Huy" w:date="2023-06-25T11:33:00Z"/>
                  <w:del w:id="892" w:author="Lưu Gia Huy" w:date="2023-06-25T11:47:00Z"/>
                  <w:rFonts w:asciiTheme="minorHAnsi" w:eastAsiaTheme="minorEastAsia" w:hAnsiTheme="minorHAnsi"/>
                  <w:kern w:val="2"/>
                  <w:sz w:val="22"/>
                  <w:lang w:val="en-US"/>
                  <w14:ligatures w14:val="standardContextual"/>
                </w:rPr>
              </w:rPrChange>
            </w:rPr>
            <w:pPrChange w:id="893" w:author="Lưu Gia Huy" w:date="2023-06-25T12:00:00Z">
              <w:pPr>
                <w:pStyle w:val="TOC3"/>
                <w:tabs>
                  <w:tab w:val="left" w:pos="1540"/>
                  <w:tab w:val="right" w:leader="dot" w:pos="8777"/>
                </w:tabs>
              </w:pPr>
            </w:pPrChange>
          </w:pPr>
          <w:ins w:id="894" w:author="Lưu Gia Huy" w:date="2023-06-25T11:33:00Z">
            <w:del w:id="895" w:author="Lưu Gia Huy" w:date="2023-06-25T11:47:00Z">
              <w:r>
                <w:rPr>
                  <w:rStyle w:val="Hyperlink"/>
                  <w:rFonts w:ascii="Times New Roman" w:hAnsi="Times New Roman" w:cs="Times New Roman"/>
                </w:rPr>
                <w:delText>3.3.2.</w:delText>
              </w:r>
              <w:r>
                <w:rPr>
                  <w:rFonts w:ascii="Times New Roman" w:eastAsiaTheme="minorEastAsia" w:hAnsi="Times New Roman" w:cs="Times New Roman"/>
                  <w:kern w:val="2"/>
                  <w:sz w:val="22"/>
                  <w:lang w:val="en-US"/>
                  <w14:ligatures w14:val="standardContextual"/>
                  <w:rPrChange w:id="896" w:author="Lưu Gia Huy" w:date="2023-06-25T11:57:00Z">
                    <w:rPr>
                      <w:rFonts w:asciiTheme="minorHAnsi" w:eastAsiaTheme="minorEastAsia" w:hAnsiTheme="minorHAnsi"/>
                      <w:kern w:val="2"/>
                      <w:sz w:val="22"/>
                      <w:lang w:val="en-US"/>
                      <w14:ligatures w14:val="standardContextual"/>
                    </w:rPr>
                  </w:rPrChange>
                </w:rPr>
                <w:tab/>
              </w:r>
              <w:r>
                <w:rPr>
                  <w:rStyle w:val="Hyperlink"/>
                  <w:rFonts w:ascii="Times New Roman" w:hAnsi="Times New Roman" w:cs="Times New Roman"/>
                </w:rPr>
                <w:delText>Completion time:</w:delText>
              </w:r>
              <w:r>
                <w:rPr>
                  <w:rFonts w:ascii="Times New Roman" w:hAnsi="Times New Roman" w:cs="Times New Roman"/>
                  <w:rPrChange w:id="897" w:author="Lưu Gia Huy" w:date="2023-06-25T11:57:00Z">
                    <w:rPr/>
                  </w:rPrChange>
                </w:rPr>
                <w:tab/>
                <w:delText>26</w:delText>
              </w:r>
            </w:del>
          </w:ins>
        </w:p>
        <w:p w14:paraId="4D308ABB" w14:textId="77777777" w:rsidR="00501C7E" w:rsidRPr="00501C7E" w:rsidRDefault="00000000" w:rsidP="00501C7E">
          <w:pPr>
            <w:pStyle w:val="TOC3"/>
            <w:tabs>
              <w:tab w:val="left" w:pos="1100"/>
              <w:tab w:val="right" w:leader="dot" w:pos="8777"/>
            </w:tabs>
            <w:ind w:left="0"/>
            <w:rPr>
              <w:ins w:id="898" w:author="Lưu Gia Huy" w:date="2023-06-25T11:33:00Z"/>
              <w:del w:id="899" w:author="Lưu Gia Huy" w:date="2023-06-25T11:47:00Z"/>
              <w:rFonts w:ascii="Times New Roman" w:eastAsiaTheme="minorEastAsia" w:hAnsi="Times New Roman" w:cs="Times New Roman"/>
              <w:kern w:val="2"/>
              <w:sz w:val="22"/>
              <w:lang w:val="en-US"/>
              <w14:ligatures w14:val="standardContextual"/>
              <w:rPrChange w:id="900" w:author="Lưu Gia Huy" w:date="2023-06-25T11:57:00Z">
                <w:rPr>
                  <w:ins w:id="901" w:author="Lưu Gia Huy" w:date="2023-06-25T11:33:00Z"/>
                  <w:del w:id="902" w:author="Lưu Gia Huy" w:date="2023-06-25T11:47:00Z"/>
                  <w:rFonts w:asciiTheme="minorHAnsi" w:eastAsiaTheme="minorEastAsia" w:hAnsiTheme="minorHAnsi"/>
                  <w:kern w:val="2"/>
                  <w:sz w:val="22"/>
                  <w:lang w:val="en-US"/>
                  <w14:ligatures w14:val="standardContextual"/>
                </w:rPr>
              </w:rPrChange>
            </w:rPr>
            <w:pPrChange w:id="903" w:author="Lưu Gia Huy" w:date="2023-06-25T12:00:00Z">
              <w:pPr>
                <w:pStyle w:val="TOC3"/>
                <w:tabs>
                  <w:tab w:val="left" w:pos="1100"/>
                  <w:tab w:val="right" w:leader="dot" w:pos="8777"/>
                </w:tabs>
              </w:pPr>
            </w:pPrChange>
          </w:pPr>
          <w:ins w:id="904" w:author="Lưu Gia Huy" w:date="2023-06-25T11:33:00Z">
            <w:del w:id="905" w:author="Lưu Gia Huy" w:date="2023-06-25T11:47:00Z">
              <w:r>
                <w:rPr>
                  <w:rStyle w:val="Hyperlink"/>
                  <w:rFonts w:ascii="Times New Roman" w:hAnsi="Times New Roman" w:cs="Times New Roman"/>
                  <w:rPrChange w:id="906" w:author="Lưu Gia Huy" w:date="2023-06-25T11:57:00Z">
                    <w:rPr>
                      <w:rStyle w:val="Hyperlink"/>
                      <w:rFonts w:ascii="Wingdings" w:hAnsi="Wingdings"/>
                    </w:rPr>
                  </w:rPrChange>
                </w:rPr>
                <w:delText></w:delText>
              </w:r>
              <w:r>
                <w:rPr>
                  <w:rFonts w:ascii="Times New Roman" w:eastAsiaTheme="minorEastAsia" w:hAnsi="Times New Roman" w:cs="Times New Roman"/>
                  <w:kern w:val="2"/>
                  <w:sz w:val="22"/>
                  <w:lang w:val="en-US"/>
                  <w14:ligatures w14:val="standardContextual"/>
                  <w:rPrChange w:id="907" w:author="Lưu Gia Huy" w:date="2023-06-25T11:57:00Z">
                    <w:rPr>
                      <w:rFonts w:asciiTheme="minorHAnsi" w:eastAsiaTheme="minorEastAsia" w:hAnsiTheme="minorHAnsi"/>
                      <w:kern w:val="2"/>
                      <w:sz w:val="22"/>
                      <w:lang w:val="en-US"/>
                      <w14:ligatures w14:val="standardContextual"/>
                    </w:rPr>
                  </w:rPrChange>
                </w:rPr>
                <w:tab/>
              </w:r>
              <w:r>
                <w:rPr>
                  <w:rStyle w:val="Hyperlink"/>
                  <w:rFonts w:ascii="Times New Roman" w:hAnsi="Times New Roman" w:cs="Times New Roman"/>
                </w:rPr>
                <w:delText>The completion time for the case where the target is 0 is: 6205.93 seconds, equivalent to 1 hour and 44 minutes.</w:delText>
              </w:r>
              <w:r>
                <w:rPr>
                  <w:rFonts w:ascii="Times New Roman" w:hAnsi="Times New Roman" w:cs="Times New Roman"/>
                  <w:rPrChange w:id="908" w:author="Lưu Gia Huy" w:date="2023-06-25T11:57:00Z">
                    <w:rPr/>
                  </w:rPrChange>
                </w:rPr>
                <w:tab/>
                <w:delText>26</w:delText>
              </w:r>
            </w:del>
          </w:ins>
        </w:p>
        <w:p w14:paraId="5A47061E" w14:textId="77777777" w:rsidR="00501C7E" w:rsidRPr="00501C7E" w:rsidRDefault="00000000" w:rsidP="00501C7E">
          <w:pPr>
            <w:pStyle w:val="TOC3"/>
            <w:tabs>
              <w:tab w:val="left" w:pos="1100"/>
              <w:tab w:val="right" w:leader="dot" w:pos="8777"/>
            </w:tabs>
            <w:ind w:left="0"/>
            <w:rPr>
              <w:ins w:id="909" w:author="Lưu Gia Huy" w:date="2023-06-25T11:33:00Z"/>
              <w:del w:id="910" w:author="Lưu Gia Huy" w:date="2023-06-25T11:47:00Z"/>
              <w:rFonts w:ascii="Times New Roman" w:eastAsiaTheme="minorEastAsia" w:hAnsi="Times New Roman" w:cs="Times New Roman"/>
              <w:kern w:val="2"/>
              <w:sz w:val="22"/>
              <w:lang w:val="en-US"/>
              <w14:ligatures w14:val="standardContextual"/>
              <w:rPrChange w:id="911" w:author="Lưu Gia Huy" w:date="2023-06-25T11:57:00Z">
                <w:rPr>
                  <w:ins w:id="912" w:author="Lưu Gia Huy" w:date="2023-06-25T11:33:00Z"/>
                  <w:del w:id="913" w:author="Lưu Gia Huy" w:date="2023-06-25T11:47:00Z"/>
                  <w:rFonts w:asciiTheme="minorHAnsi" w:eastAsiaTheme="minorEastAsia" w:hAnsiTheme="minorHAnsi"/>
                  <w:kern w:val="2"/>
                  <w:sz w:val="22"/>
                  <w:lang w:val="en-US"/>
                  <w14:ligatures w14:val="standardContextual"/>
                </w:rPr>
              </w:rPrChange>
            </w:rPr>
            <w:pPrChange w:id="914" w:author="Lưu Gia Huy" w:date="2023-06-25T12:00:00Z">
              <w:pPr>
                <w:pStyle w:val="TOC3"/>
                <w:tabs>
                  <w:tab w:val="left" w:pos="1100"/>
                  <w:tab w:val="right" w:leader="dot" w:pos="8777"/>
                </w:tabs>
              </w:pPr>
            </w:pPrChange>
          </w:pPr>
          <w:ins w:id="915" w:author="Lưu Gia Huy" w:date="2023-06-25T11:33:00Z">
            <w:del w:id="916" w:author="Lưu Gia Huy" w:date="2023-06-25T11:47:00Z">
              <w:r>
                <w:rPr>
                  <w:rStyle w:val="Hyperlink"/>
                  <w:rFonts w:ascii="Times New Roman" w:hAnsi="Times New Roman" w:cs="Times New Roman"/>
                  <w:rPrChange w:id="917" w:author="Lưu Gia Huy" w:date="2023-06-25T11:57:00Z">
                    <w:rPr>
                      <w:rStyle w:val="Hyperlink"/>
                      <w:rFonts w:ascii="Wingdings" w:hAnsi="Wingdings" w:cs="Times New Roman"/>
                    </w:rPr>
                  </w:rPrChange>
                </w:rPr>
                <w:delText></w:delText>
              </w:r>
              <w:r>
                <w:rPr>
                  <w:rFonts w:ascii="Times New Roman" w:eastAsiaTheme="minorEastAsia" w:hAnsi="Times New Roman" w:cs="Times New Roman"/>
                  <w:kern w:val="2"/>
                  <w:sz w:val="22"/>
                  <w:lang w:val="en-US"/>
                  <w14:ligatures w14:val="standardContextual"/>
                  <w:rPrChange w:id="918" w:author="Lưu Gia Huy" w:date="2023-06-25T11:57:00Z">
                    <w:rPr>
                      <w:rFonts w:asciiTheme="minorHAnsi" w:eastAsiaTheme="minorEastAsia" w:hAnsiTheme="minorHAnsi"/>
                      <w:kern w:val="2"/>
                      <w:sz w:val="22"/>
                      <w:lang w:val="en-US"/>
                      <w14:ligatures w14:val="standardContextual"/>
                    </w:rPr>
                  </w:rPrChange>
                </w:rPr>
                <w:tab/>
              </w:r>
              <w:r>
                <w:rPr>
                  <w:rStyle w:val="Hyperlink"/>
                  <w:rFonts w:ascii="Times New Roman" w:hAnsi="Times New Roman" w:cs="Times New Roman"/>
                </w:rPr>
                <w:delText>The completion time for the case where the target is 1 is: 5781.97 seconds, equivalent to 1 hour and 36 minutes.</w:delText>
              </w:r>
              <w:r>
                <w:rPr>
                  <w:rFonts w:ascii="Times New Roman" w:hAnsi="Times New Roman" w:cs="Times New Roman"/>
                  <w:rPrChange w:id="919" w:author="Lưu Gia Huy" w:date="2023-06-25T11:57:00Z">
                    <w:rPr/>
                  </w:rPrChange>
                </w:rPr>
                <w:tab/>
                <w:delText>26</w:delText>
              </w:r>
            </w:del>
          </w:ins>
        </w:p>
        <w:p w14:paraId="71C29319" w14:textId="77777777" w:rsidR="00501C7E" w:rsidRPr="00501C7E" w:rsidRDefault="00000000" w:rsidP="00501C7E">
          <w:pPr>
            <w:pStyle w:val="TOC2"/>
            <w:tabs>
              <w:tab w:val="left" w:pos="880"/>
              <w:tab w:val="right" w:leader="dot" w:pos="8777"/>
            </w:tabs>
            <w:ind w:left="0"/>
            <w:rPr>
              <w:ins w:id="920" w:author="Lưu Gia Huy" w:date="2023-06-25T11:33:00Z"/>
              <w:del w:id="921" w:author="Lưu Gia Huy" w:date="2023-06-25T11:47:00Z"/>
              <w:rFonts w:ascii="Times New Roman" w:eastAsiaTheme="minorEastAsia" w:hAnsi="Times New Roman" w:cs="Times New Roman"/>
              <w:kern w:val="2"/>
              <w:sz w:val="22"/>
              <w:lang w:val="en-US"/>
              <w14:ligatures w14:val="standardContextual"/>
              <w:rPrChange w:id="922" w:author="Lưu Gia Huy" w:date="2023-06-25T11:57:00Z">
                <w:rPr>
                  <w:ins w:id="923" w:author="Lưu Gia Huy" w:date="2023-06-25T11:33:00Z"/>
                  <w:del w:id="924" w:author="Lưu Gia Huy" w:date="2023-06-25T11:47:00Z"/>
                  <w:rFonts w:asciiTheme="minorHAnsi" w:eastAsiaTheme="minorEastAsia" w:hAnsiTheme="minorHAnsi"/>
                  <w:kern w:val="2"/>
                  <w:sz w:val="22"/>
                  <w:lang w:val="en-US"/>
                  <w14:ligatures w14:val="standardContextual"/>
                </w:rPr>
              </w:rPrChange>
            </w:rPr>
            <w:pPrChange w:id="925" w:author="Lưu Gia Huy" w:date="2023-06-25T12:00:00Z">
              <w:pPr>
                <w:pStyle w:val="TOC2"/>
                <w:tabs>
                  <w:tab w:val="left" w:pos="880"/>
                  <w:tab w:val="right" w:leader="dot" w:pos="8777"/>
                </w:tabs>
              </w:pPr>
            </w:pPrChange>
          </w:pPr>
          <w:ins w:id="926" w:author="Lưu Gia Huy" w:date="2023-06-25T11:33:00Z">
            <w:del w:id="927" w:author="Lưu Gia Huy" w:date="2023-06-25T11:47:00Z">
              <w:r>
                <w:rPr>
                  <w:rStyle w:val="Hyperlink"/>
                  <w:rFonts w:ascii="Times New Roman" w:hAnsi="Times New Roman" w:cs="Times New Roman"/>
                </w:rPr>
                <w:delText>3.4.</w:delText>
              </w:r>
              <w:r>
                <w:rPr>
                  <w:rFonts w:ascii="Times New Roman" w:eastAsiaTheme="minorEastAsia" w:hAnsi="Times New Roman" w:cs="Times New Roman"/>
                  <w:kern w:val="2"/>
                  <w:sz w:val="22"/>
                  <w:lang w:val="en-US"/>
                  <w14:ligatures w14:val="standardContextual"/>
                  <w:rPrChange w:id="928" w:author="Lưu Gia Huy" w:date="2023-06-25T11:57:00Z">
                    <w:rPr>
                      <w:rFonts w:asciiTheme="minorHAnsi" w:eastAsiaTheme="minorEastAsia" w:hAnsiTheme="minorHAnsi"/>
                      <w:kern w:val="2"/>
                      <w:sz w:val="22"/>
                      <w:lang w:val="en-US"/>
                      <w14:ligatures w14:val="standardContextual"/>
                    </w:rPr>
                  </w:rPrChange>
                </w:rPr>
                <w:tab/>
              </w:r>
              <w:r>
                <w:rPr>
                  <w:rStyle w:val="Hyperlink"/>
                  <w:rFonts w:ascii="Times New Roman" w:hAnsi="Times New Roman" w:cs="Times New Roman"/>
                </w:rPr>
                <w:delText>Random forest with BGV scheme</w:delText>
              </w:r>
              <w:r>
                <w:rPr>
                  <w:rFonts w:ascii="Times New Roman" w:hAnsi="Times New Roman" w:cs="Times New Roman"/>
                  <w:rPrChange w:id="929" w:author="Lưu Gia Huy" w:date="2023-06-25T11:57:00Z">
                    <w:rPr/>
                  </w:rPrChange>
                </w:rPr>
                <w:tab/>
                <w:delText>26</w:delText>
              </w:r>
            </w:del>
          </w:ins>
        </w:p>
        <w:p w14:paraId="50921CFE" w14:textId="77777777" w:rsidR="00501C7E" w:rsidRPr="00501C7E" w:rsidRDefault="00000000" w:rsidP="00501C7E">
          <w:pPr>
            <w:pStyle w:val="TOC3"/>
            <w:tabs>
              <w:tab w:val="right" w:leader="dot" w:pos="8777"/>
            </w:tabs>
            <w:ind w:left="0"/>
            <w:rPr>
              <w:ins w:id="930" w:author="Lưu Gia Huy" w:date="2023-06-25T11:33:00Z"/>
              <w:del w:id="931" w:author="Lưu Gia Huy" w:date="2023-06-25T11:47:00Z"/>
              <w:rFonts w:ascii="Times New Roman" w:eastAsiaTheme="minorEastAsia" w:hAnsi="Times New Roman" w:cs="Times New Roman"/>
              <w:kern w:val="2"/>
              <w:sz w:val="22"/>
              <w:lang w:val="en-US"/>
              <w14:ligatures w14:val="standardContextual"/>
              <w:rPrChange w:id="932" w:author="Lưu Gia Huy" w:date="2023-06-25T11:57:00Z">
                <w:rPr>
                  <w:ins w:id="933" w:author="Lưu Gia Huy" w:date="2023-06-25T11:33:00Z"/>
                  <w:del w:id="934" w:author="Lưu Gia Huy" w:date="2023-06-25T11:47:00Z"/>
                  <w:rFonts w:asciiTheme="minorHAnsi" w:eastAsiaTheme="minorEastAsia" w:hAnsiTheme="minorHAnsi"/>
                  <w:kern w:val="2"/>
                  <w:sz w:val="22"/>
                  <w:lang w:val="en-US"/>
                  <w14:ligatures w14:val="standardContextual"/>
                </w:rPr>
              </w:rPrChange>
            </w:rPr>
            <w:pPrChange w:id="935" w:author="Lưu Gia Huy" w:date="2023-06-25T12:00:00Z">
              <w:pPr>
                <w:pStyle w:val="TOC3"/>
                <w:tabs>
                  <w:tab w:val="right" w:leader="dot" w:pos="8777"/>
                </w:tabs>
              </w:pPr>
            </w:pPrChange>
          </w:pPr>
          <w:ins w:id="936" w:author="Lưu Gia Huy" w:date="2023-06-25T11:33:00Z">
            <w:del w:id="937" w:author="Lưu Gia Huy" w:date="2023-06-25T11:47:00Z">
              <w:r>
                <w:rPr>
                  <w:rStyle w:val="Hyperlink"/>
                  <w:rFonts w:ascii="Times New Roman" w:hAnsi="Times New Roman" w:cs="Times New Roman"/>
                </w:rPr>
                <w:delText>Implementation code:</w:delText>
              </w:r>
              <w:r>
                <w:rPr>
                  <w:rFonts w:ascii="Times New Roman" w:hAnsi="Times New Roman" w:cs="Times New Roman"/>
                  <w:rPrChange w:id="938" w:author="Lưu Gia Huy" w:date="2023-06-25T11:57:00Z">
                    <w:rPr/>
                  </w:rPrChange>
                </w:rPr>
                <w:tab/>
                <w:delText>27</w:delText>
              </w:r>
            </w:del>
          </w:ins>
        </w:p>
        <w:p w14:paraId="106F204E" w14:textId="77777777" w:rsidR="00501C7E" w:rsidRPr="00501C7E" w:rsidRDefault="00000000" w:rsidP="00501C7E">
          <w:pPr>
            <w:pStyle w:val="TOC3"/>
            <w:tabs>
              <w:tab w:val="right" w:leader="dot" w:pos="8777"/>
            </w:tabs>
            <w:ind w:left="0"/>
            <w:rPr>
              <w:ins w:id="939" w:author="Lưu Gia Huy" w:date="2023-06-25T11:33:00Z"/>
              <w:del w:id="940" w:author="Lưu Gia Huy" w:date="2023-06-25T11:47:00Z"/>
              <w:rFonts w:ascii="Times New Roman" w:eastAsiaTheme="minorEastAsia" w:hAnsi="Times New Roman" w:cs="Times New Roman"/>
              <w:kern w:val="2"/>
              <w:sz w:val="22"/>
              <w:lang w:val="en-US"/>
              <w14:ligatures w14:val="standardContextual"/>
              <w:rPrChange w:id="941" w:author="Lưu Gia Huy" w:date="2023-06-25T11:57:00Z">
                <w:rPr>
                  <w:ins w:id="942" w:author="Lưu Gia Huy" w:date="2023-06-25T11:33:00Z"/>
                  <w:del w:id="943" w:author="Lưu Gia Huy" w:date="2023-06-25T11:47:00Z"/>
                  <w:rFonts w:asciiTheme="minorHAnsi" w:eastAsiaTheme="minorEastAsia" w:hAnsiTheme="minorHAnsi"/>
                  <w:kern w:val="2"/>
                  <w:sz w:val="22"/>
                  <w:lang w:val="en-US"/>
                  <w14:ligatures w14:val="standardContextual"/>
                </w:rPr>
              </w:rPrChange>
            </w:rPr>
            <w:pPrChange w:id="944" w:author="Lưu Gia Huy" w:date="2023-06-25T12:00:00Z">
              <w:pPr>
                <w:pStyle w:val="TOC3"/>
                <w:tabs>
                  <w:tab w:val="right" w:leader="dot" w:pos="8777"/>
                </w:tabs>
              </w:pPr>
            </w:pPrChange>
          </w:pPr>
          <w:ins w:id="945" w:author="Lưu Gia Huy" w:date="2023-06-25T11:33:00Z">
            <w:del w:id="946" w:author="Lưu Gia Huy" w:date="2023-06-25T11:47:00Z">
              <w:r>
                <w:rPr>
                  <w:rStyle w:val="Hyperlink"/>
                  <w:rFonts w:ascii="Times New Roman" w:hAnsi="Times New Roman" w:cs="Times New Roman"/>
                </w:rPr>
                <w:delText>Result:</w:delText>
              </w:r>
              <w:r>
                <w:rPr>
                  <w:rFonts w:ascii="Times New Roman" w:hAnsi="Times New Roman" w:cs="Times New Roman"/>
                  <w:rPrChange w:id="947" w:author="Lưu Gia Huy" w:date="2023-06-25T11:57:00Z">
                    <w:rPr/>
                  </w:rPrChange>
                </w:rPr>
                <w:tab/>
                <w:delText>28</w:delText>
              </w:r>
            </w:del>
          </w:ins>
        </w:p>
        <w:p w14:paraId="1237169F" w14:textId="77777777" w:rsidR="00501C7E" w:rsidRPr="00501C7E" w:rsidRDefault="00000000" w:rsidP="00501C7E">
          <w:pPr>
            <w:pStyle w:val="TOC3"/>
            <w:tabs>
              <w:tab w:val="left" w:pos="1540"/>
              <w:tab w:val="right" w:leader="dot" w:pos="8777"/>
            </w:tabs>
            <w:ind w:left="0"/>
            <w:rPr>
              <w:ins w:id="948" w:author="Lưu Gia Huy" w:date="2023-06-25T11:33:00Z"/>
              <w:del w:id="949" w:author="Lưu Gia Huy" w:date="2023-06-25T11:47:00Z"/>
              <w:rFonts w:ascii="Times New Roman" w:eastAsiaTheme="minorEastAsia" w:hAnsi="Times New Roman" w:cs="Times New Roman"/>
              <w:kern w:val="2"/>
              <w:sz w:val="22"/>
              <w:lang w:val="en-US"/>
              <w14:ligatures w14:val="standardContextual"/>
              <w:rPrChange w:id="950" w:author="Lưu Gia Huy" w:date="2023-06-25T11:57:00Z">
                <w:rPr>
                  <w:ins w:id="951" w:author="Lưu Gia Huy" w:date="2023-06-25T11:33:00Z"/>
                  <w:del w:id="952" w:author="Lưu Gia Huy" w:date="2023-06-25T11:47:00Z"/>
                  <w:rFonts w:asciiTheme="minorHAnsi" w:eastAsiaTheme="minorEastAsia" w:hAnsiTheme="minorHAnsi"/>
                  <w:kern w:val="2"/>
                  <w:sz w:val="22"/>
                  <w:lang w:val="en-US"/>
                  <w14:ligatures w14:val="standardContextual"/>
                </w:rPr>
              </w:rPrChange>
            </w:rPr>
            <w:pPrChange w:id="953" w:author="Lưu Gia Huy" w:date="2023-06-25T12:00:00Z">
              <w:pPr>
                <w:pStyle w:val="TOC3"/>
                <w:tabs>
                  <w:tab w:val="left" w:pos="1540"/>
                  <w:tab w:val="right" w:leader="dot" w:pos="8777"/>
                </w:tabs>
              </w:pPr>
            </w:pPrChange>
          </w:pPr>
          <w:ins w:id="954" w:author="Lưu Gia Huy" w:date="2023-06-25T11:33:00Z">
            <w:del w:id="955" w:author="Lưu Gia Huy" w:date="2023-06-25T11:47:00Z">
              <w:r>
                <w:rPr>
                  <w:rStyle w:val="Hyperlink"/>
                  <w:rFonts w:ascii="Times New Roman" w:hAnsi="Times New Roman" w:cs="Times New Roman"/>
                </w:rPr>
                <w:delText>3.4.2.</w:delText>
              </w:r>
              <w:r>
                <w:rPr>
                  <w:rFonts w:ascii="Times New Roman" w:eastAsiaTheme="minorEastAsia" w:hAnsi="Times New Roman" w:cs="Times New Roman"/>
                  <w:kern w:val="2"/>
                  <w:sz w:val="22"/>
                  <w:lang w:val="en-US"/>
                  <w14:ligatures w14:val="standardContextual"/>
                  <w:rPrChange w:id="956" w:author="Lưu Gia Huy" w:date="2023-06-25T11:57:00Z">
                    <w:rPr>
                      <w:rFonts w:asciiTheme="minorHAnsi" w:eastAsiaTheme="minorEastAsia" w:hAnsiTheme="minorHAnsi"/>
                      <w:kern w:val="2"/>
                      <w:sz w:val="22"/>
                      <w:lang w:val="en-US"/>
                      <w14:ligatures w14:val="standardContextual"/>
                    </w:rPr>
                  </w:rPrChange>
                </w:rPr>
                <w:tab/>
              </w:r>
              <w:r>
                <w:rPr>
                  <w:rStyle w:val="Hyperlink"/>
                  <w:rFonts w:ascii="Times New Roman" w:hAnsi="Times New Roman" w:cs="Times New Roman"/>
                </w:rPr>
                <w:delText>Completion time:</w:delText>
              </w:r>
              <w:r>
                <w:rPr>
                  <w:rFonts w:ascii="Times New Roman" w:hAnsi="Times New Roman" w:cs="Times New Roman"/>
                  <w:rPrChange w:id="957" w:author="Lưu Gia Huy" w:date="2023-06-25T11:57:00Z">
                    <w:rPr/>
                  </w:rPrChange>
                </w:rPr>
                <w:tab/>
                <w:delText>28</w:delText>
              </w:r>
            </w:del>
          </w:ins>
        </w:p>
        <w:p w14:paraId="666B93C6" w14:textId="77777777" w:rsidR="00501C7E" w:rsidRPr="00501C7E" w:rsidRDefault="00000000" w:rsidP="00501C7E">
          <w:pPr>
            <w:pStyle w:val="TOC3"/>
            <w:tabs>
              <w:tab w:val="left" w:pos="1100"/>
              <w:tab w:val="right" w:leader="dot" w:pos="8777"/>
            </w:tabs>
            <w:ind w:left="0"/>
            <w:rPr>
              <w:ins w:id="958" w:author="Lưu Gia Huy" w:date="2023-06-25T11:33:00Z"/>
              <w:del w:id="959" w:author="Lưu Gia Huy" w:date="2023-06-25T11:47:00Z"/>
              <w:rFonts w:ascii="Times New Roman" w:eastAsiaTheme="minorEastAsia" w:hAnsi="Times New Roman" w:cs="Times New Roman"/>
              <w:kern w:val="2"/>
              <w:sz w:val="22"/>
              <w:lang w:val="en-US"/>
              <w14:ligatures w14:val="standardContextual"/>
              <w:rPrChange w:id="960" w:author="Lưu Gia Huy" w:date="2023-06-25T11:57:00Z">
                <w:rPr>
                  <w:ins w:id="961" w:author="Lưu Gia Huy" w:date="2023-06-25T11:33:00Z"/>
                  <w:del w:id="962" w:author="Lưu Gia Huy" w:date="2023-06-25T11:47:00Z"/>
                  <w:rFonts w:asciiTheme="minorHAnsi" w:eastAsiaTheme="minorEastAsia" w:hAnsiTheme="minorHAnsi"/>
                  <w:kern w:val="2"/>
                  <w:sz w:val="22"/>
                  <w:lang w:val="en-US"/>
                  <w14:ligatures w14:val="standardContextual"/>
                </w:rPr>
              </w:rPrChange>
            </w:rPr>
            <w:pPrChange w:id="963" w:author="Lưu Gia Huy" w:date="2023-06-25T12:00:00Z">
              <w:pPr>
                <w:pStyle w:val="TOC3"/>
                <w:tabs>
                  <w:tab w:val="left" w:pos="1100"/>
                  <w:tab w:val="right" w:leader="dot" w:pos="8777"/>
                </w:tabs>
              </w:pPr>
            </w:pPrChange>
          </w:pPr>
          <w:ins w:id="964" w:author="Lưu Gia Huy" w:date="2023-06-25T11:33:00Z">
            <w:del w:id="965" w:author="Lưu Gia Huy" w:date="2023-06-25T11:47:00Z">
              <w:r>
                <w:rPr>
                  <w:rStyle w:val="Hyperlink"/>
                  <w:rFonts w:ascii="Times New Roman" w:hAnsi="Times New Roman" w:cs="Times New Roman"/>
                  <w:rPrChange w:id="966" w:author="Lưu Gia Huy" w:date="2023-06-25T11:57:00Z">
                    <w:rPr>
                      <w:rStyle w:val="Hyperlink"/>
                      <w:rFonts w:ascii="Wingdings" w:hAnsi="Wingdings"/>
                    </w:rPr>
                  </w:rPrChange>
                </w:rPr>
                <w:delText></w:delText>
              </w:r>
              <w:r>
                <w:rPr>
                  <w:rFonts w:ascii="Times New Roman" w:eastAsiaTheme="minorEastAsia" w:hAnsi="Times New Roman" w:cs="Times New Roman"/>
                  <w:kern w:val="2"/>
                  <w:sz w:val="22"/>
                  <w:lang w:val="en-US"/>
                  <w14:ligatures w14:val="standardContextual"/>
                  <w:rPrChange w:id="967" w:author="Lưu Gia Huy" w:date="2023-06-25T11:57:00Z">
                    <w:rPr>
                      <w:rFonts w:asciiTheme="minorHAnsi" w:eastAsiaTheme="minorEastAsia" w:hAnsiTheme="minorHAnsi"/>
                      <w:kern w:val="2"/>
                      <w:sz w:val="22"/>
                      <w:lang w:val="en-US"/>
                      <w14:ligatures w14:val="standardContextual"/>
                    </w:rPr>
                  </w:rPrChange>
                </w:rPr>
                <w:tab/>
              </w:r>
              <w:r>
                <w:rPr>
                  <w:rStyle w:val="Hyperlink"/>
                  <w:rFonts w:ascii="Times New Roman" w:hAnsi="Times New Roman" w:cs="Times New Roman"/>
                </w:rPr>
                <w:delText>The completion time for the case where target = 0 is: 6102.39s, equivalent to 1 hour and 41 minutes.</w:delText>
              </w:r>
              <w:r>
                <w:rPr>
                  <w:rFonts w:ascii="Times New Roman" w:hAnsi="Times New Roman" w:cs="Times New Roman"/>
                  <w:rPrChange w:id="968" w:author="Lưu Gia Huy" w:date="2023-06-25T11:57:00Z">
                    <w:rPr/>
                  </w:rPrChange>
                </w:rPr>
                <w:tab/>
                <w:delText>28</w:delText>
              </w:r>
            </w:del>
          </w:ins>
        </w:p>
        <w:p w14:paraId="4810EDBE" w14:textId="77777777" w:rsidR="00501C7E" w:rsidRPr="00501C7E" w:rsidRDefault="00000000" w:rsidP="00501C7E">
          <w:pPr>
            <w:pStyle w:val="TOC3"/>
            <w:tabs>
              <w:tab w:val="left" w:pos="1100"/>
              <w:tab w:val="right" w:leader="dot" w:pos="8777"/>
            </w:tabs>
            <w:ind w:left="0"/>
            <w:rPr>
              <w:ins w:id="969" w:author="Lưu Gia Huy" w:date="2023-06-25T11:33:00Z"/>
              <w:del w:id="970" w:author="Lưu Gia Huy" w:date="2023-06-25T11:47:00Z"/>
              <w:rFonts w:ascii="Times New Roman" w:eastAsiaTheme="minorEastAsia" w:hAnsi="Times New Roman" w:cs="Times New Roman"/>
              <w:kern w:val="2"/>
              <w:sz w:val="22"/>
              <w:lang w:val="en-US"/>
              <w14:ligatures w14:val="standardContextual"/>
              <w:rPrChange w:id="971" w:author="Lưu Gia Huy" w:date="2023-06-25T11:57:00Z">
                <w:rPr>
                  <w:ins w:id="972" w:author="Lưu Gia Huy" w:date="2023-06-25T11:33:00Z"/>
                  <w:del w:id="973" w:author="Lưu Gia Huy" w:date="2023-06-25T11:47:00Z"/>
                  <w:rFonts w:asciiTheme="minorHAnsi" w:eastAsiaTheme="minorEastAsia" w:hAnsiTheme="minorHAnsi"/>
                  <w:kern w:val="2"/>
                  <w:sz w:val="22"/>
                  <w:lang w:val="en-US"/>
                  <w14:ligatures w14:val="standardContextual"/>
                </w:rPr>
              </w:rPrChange>
            </w:rPr>
            <w:pPrChange w:id="974" w:author="Lưu Gia Huy" w:date="2023-06-25T12:00:00Z">
              <w:pPr>
                <w:pStyle w:val="TOC3"/>
                <w:tabs>
                  <w:tab w:val="left" w:pos="1100"/>
                  <w:tab w:val="right" w:leader="dot" w:pos="8777"/>
                </w:tabs>
              </w:pPr>
            </w:pPrChange>
          </w:pPr>
          <w:ins w:id="975" w:author="Lưu Gia Huy" w:date="2023-06-25T11:33:00Z">
            <w:del w:id="976" w:author="Lưu Gia Huy" w:date="2023-06-25T11:47:00Z">
              <w:r>
                <w:rPr>
                  <w:rStyle w:val="Hyperlink"/>
                  <w:rFonts w:ascii="Times New Roman" w:hAnsi="Times New Roman" w:cs="Times New Roman"/>
                  <w:rPrChange w:id="977" w:author="Lưu Gia Huy" w:date="2023-06-25T11:57:00Z">
                    <w:rPr>
                      <w:rStyle w:val="Hyperlink"/>
                      <w:rFonts w:ascii="Wingdings" w:hAnsi="Wingdings" w:cs="Times New Roman"/>
                    </w:rPr>
                  </w:rPrChange>
                </w:rPr>
                <w:delText></w:delText>
              </w:r>
              <w:r>
                <w:rPr>
                  <w:rFonts w:ascii="Times New Roman" w:eastAsiaTheme="minorEastAsia" w:hAnsi="Times New Roman" w:cs="Times New Roman"/>
                  <w:kern w:val="2"/>
                  <w:sz w:val="22"/>
                  <w:lang w:val="en-US"/>
                  <w14:ligatures w14:val="standardContextual"/>
                  <w:rPrChange w:id="978" w:author="Lưu Gia Huy" w:date="2023-06-25T11:57:00Z">
                    <w:rPr>
                      <w:rFonts w:asciiTheme="minorHAnsi" w:eastAsiaTheme="minorEastAsia" w:hAnsiTheme="minorHAnsi"/>
                      <w:kern w:val="2"/>
                      <w:sz w:val="22"/>
                      <w:lang w:val="en-US"/>
                      <w14:ligatures w14:val="standardContextual"/>
                    </w:rPr>
                  </w:rPrChange>
                </w:rPr>
                <w:tab/>
              </w:r>
              <w:r>
                <w:rPr>
                  <w:rStyle w:val="Hyperlink"/>
                  <w:rFonts w:ascii="Times New Roman" w:hAnsi="Times New Roman" w:cs="Times New Roman"/>
                </w:rPr>
                <w:delText>The completion time for the case where target = 1 is: 5680.6s, equivalent to 1 hour and 34 minutes.</w:delText>
              </w:r>
              <w:r>
                <w:rPr>
                  <w:rFonts w:ascii="Times New Roman" w:hAnsi="Times New Roman" w:cs="Times New Roman"/>
                  <w:rPrChange w:id="979" w:author="Lưu Gia Huy" w:date="2023-06-25T11:57:00Z">
                    <w:rPr/>
                  </w:rPrChange>
                </w:rPr>
                <w:tab/>
                <w:delText>28</w:delText>
              </w:r>
            </w:del>
          </w:ins>
        </w:p>
        <w:p w14:paraId="4C7D718E" w14:textId="77777777" w:rsidR="00501C7E" w:rsidRPr="00501C7E" w:rsidRDefault="00000000" w:rsidP="00501C7E">
          <w:pPr>
            <w:pStyle w:val="TOC2"/>
            <w:tabs>
              <w:tab w:val="left" w:pos="520"/>
              <w:tab w:val="right" w:leader="dot" w:pos="8777"/>
            </w:tabs>
            <w:ind w:left="0"/>
            <w:rPr>
              <w:ins w:id="980" w:author="Lưu Gia Huy" w:date="2023-06-25T11:33:00Z"/>
              <w:del w:id="981" w:author="Lưu Gia Huy" w:date="2023-06-25T11:47:00Z"/>
              <w:rFonts w:ascii="Times New Roman" w:eastAsiaTheme="minorEastAsia" w:hAnsi="Times New Roman" w:cs="Times New Roman"/>
              <w:kern w:val="2"/>
              <w:sz w:val="22"/>
              <w:lang w:val="en-US"/>
              <w14:ligatures w14:val="standardContextual"/>
              <w:rPrChange w:id="982" w:author="Lưu Gia Huy" w:date="2023-06-25T11:57:00Z">
                <w:rPr>
                  <w:ins w:id="983" w:author="Lưu Gia Huy" w:date="2023-06-25T11:33:00Z"/>
                  <w:del w:id="984" w:author="Lưu Gia Huy" w:date="2023-06-25T11:47:00Z"/>
                  <w:rFonts w:asciiTheme="minorHAnsi" w:eastAsiaTheme="minorEastAsia" w:hAnsiTheme="minorHAnsi"/>
                  <w:kern w:val="2"/>
                  <w:sz w:val="22"/>
                  <w:lang w:val="en-US"/>
                  <w14:ligatures w14:val="standardContextual"/>
                </w:rPr>
              </w:rPrChange>
            </w:rPr>
            <w:pPrChange w:id="985" w:author="Lưu Gia Huy" w:date="2023-06-25T12:00:00Z">
              <w:pPr>
                <w:pStyle w:val="TOC2"/>
                <w:tabs>
                  <w:tab w:val="left" w:pos="520"/>
                  <w:tab w:val="right" w:leader="dot" w:pos="8777"/>
                </w:tabs>
              </w:pPr>
            </w:pPrChange>
          </w:pPr>
          <w:ins w:id="986" w:author="Lưu Gia Huy" w:date="2023-06-25T11:33:00Z">
            <w:del w:id="987" w:author="Lưu Gia Huy" w:date="2023-06-25T11:47:00Z">
              <w:r>
                <w:rPr>
                  <w:rFonts w:ascii="Times New Roman" w:eastAsiaTheme="minorEastAsia" w:hAnsi="Times New Roman" w:cs="Times New Roman"/>
                  <w:kern w:val="2"/>
                  <w:sz w:val="22"/>
                  <w:lang w:val="en-US"/>
                  <w14:ligatures w14:val="standardContextual"/>
                  <w:rPrChange w:id="988" w:author="Lưu Gia Huy" w:date="2023-06-25T11:57:00Z">
                    <w:rPr>
                      <w:rFonts w:asciiTheme="minorHAnsi" w:eastAsiaTheme="minorEastAsia" w:hAnsiTheme="minorHAnsi"/>
                      <w:kern w:val="2"/>
                      <w:sz w:val="22"/>
                      <w:lang w:val="en-US"/>
                      <w14:ligatures w14:val="standardContextual"/>
                    </w:rPr>
                  </w:rPrChange>
                </w:rPr>
                <w:tab/>
              </w:r>
              <w:r>
                <w:rPr>
                  <w:rStyle w:val="Hyperlink"/>
                  <w:rFonts w:ascii="Times New Roman" w:hAnsi="Times New Roman" w:cs="Times New Roman"/>
                </w:rPr>
                <w:delText>So sánh, kết luận</w:delText>
              </w:r>
              <w:r>
                <w:rPr>
                  <w:rFonts w:ascii="Times New Roman" w:hAnsi="Times New Roman" w:cs="Times New Roman"/>
                  <w:rPrChange w:id="989" w:author="Lưu Gia Huy" w:date="2023-06-25T11:57:00Z">
                    <w:rPr/>
                  </w:rPrChange>
                </w:rPr>
                <w:tab/>
                <w:delText>29</w:delText>
              </w:r>
            </w:del>
          </w:ins>
        </w:p>
        <w:p w14:paraId="037A4522" w14:textId="77777777" w:rsidR="00501C7E" w:rsidRPr="00501C7E" w:rsidRDefault="00000000" w:rsidP="00501C7E">
          <w:pPr>
            <w:pStyle w:val="TOC2"/>
            <w:tabs>
              <w:tab w:val="right" w:leader="dot" w:pos="8777"/>
            </w:tabs>
            <w:ind w:left="0"/>
            <w:rPr>
              <w:ins w:id="990" w:author="Lưu Gia Huy" w:date="2023-06-25T11:33:00Z"/>
              <w:del w:id="991" w:author="Lưu Gia Huy" w:date="2023-06-25T11:47:00Z"/>
              <w:rFonts w:ascii="Times New Roman" w:eastAsiaTheme="minorEastAsia" w:hAnsi="Times New Roman" w:cs="Times New Roman"/>
              <w:kern w:val="2"/>
              <w:sz w:val="22"/>
              <w:lang w:val="en-US"/>
              <w14:ligatures w14:val="standardContextual"/>
              <w:rPrChange w:id="992" w:author="Lưu Gia Huy" w:date="2023-06-25T11:57:00Z">
                <w:rPr>
                  <w:ins w:id="993" w:author="Lưu Gia Huy" w:date="2023-06-25T11:33:00Z"/>
                  <w:del w:id="994" w:author="Lưu Gia Huy" w:date="2023-06-25T11:47:00Z"/>
                  <w:rFonts w:asciiTheme="minorHAnsi" w:eastAsiaTheme="minorEastAsia" w:hAnsiTheme="minorHAnsi"/>
                  <w:kern w:val="2"/>
                  <w:sz w:val="22"/>
                  <w:lang w:val="en-US"/>
                  <w14:ligatures w14:val="standardContextual"/>
                </w:rPr>
              </w:rPrChange>
            </w:rPr>
            <w:pPrChange w:id="995" w:author="Lưu Gia Huy" w:date="2023-06-25T12:00:00Z">
              <w:pPr>
                <w:pStyle w:val="TOC2"/>
                <w:tabs>
                  <w:tab w:val="right" w:leader="dot" w:pos="8777"/>
                </w:tabs>
              </w:pPr>
            </w:pPrChange>
          </w:pPr>
          <w:ins w:id="996" w:author="Lưu Gia Huy" w:date="2023-06-25T11:33:00Z">
            <w:del w:id="997" w:author="Lưu Gia Huy" w:date="2023-06-25T11:47:00Z">
              <w:r>
                <w:rPr>
                  <w:rStyle w:val="Hyperlink"/>
                  <w:rFonts w:ascii="Times New Roman" w:hAnsi="Times New Roman" w:cs="Times New Roman"/>
                  <w:lang w:val="en-US"/>
                </w:rPr>
                <w:delText>3.5.</w:delText>
              </w:r>
              <w:r>
                <w:rPr>
                  <w:rFonts w:ascii="Times New Roman" w:hAnsi="Times New Roman" w:cs="Times New Roman"/>
                  <w:rPrChange w:id="998" w:author="Lưu Gia Huy" w:date="2023-06-25T11:57:00Z">
                    <w:rPr/>
                  </w:rPrChange>
                </w:rPr>
                <w:tab/>
                <w:delText>29</w:delText>
              </w:r>
            </w:del>
          </w:ins>
        </w:p>
        <w:p w14:paraId="04BAD616" w14:textId="77777777" w:rsidR="00501C7E" w:rsidRPr="00501C7E" w:rsidRDefault="00000000">
          <w:pPr>
            <w:pStyle w:val="TOC1"/>
            <w:tabs>
              <w:tab w:val="right" w:leader="dot" w:pos="8777"/>
            </w:tabs>
            <w:rPr>
              <w:ins w:id="999" w:author="Lưu Gia Huy" w:date="2023-06-25T11:33:00Z"/>
              <w:del w:id="1000" w:author="Lưu Gia Huy" w:date="2023-06-25T11:47:00Z"/>
              <w:rFonts w:ascii="Times New Roman" w:eastAsiaTheme="minorEastAsia" w:hAnsi="Times New Roman" w:cs="Times New Roman"/>
              <w:kern w:val="2"/>
              <w:sz w:val="22"/>
              <w:lang w:val="en-US"/>
              <w14:ligatures w14:val="standardContextual"/>
              <w:rPrChange w:id="1001" w:author="Lưu Gia Huy" w:date="2023-06-25T11:57:00Z">
                <w:rPr>
                  <w:ins w:id="1002" w:author="Lưu Gia Huy" w:date="2023-06-25T11:33:00Z"/>
                  <w:del w:id="1003" w:author="Lưu Gia Huy" w:date="2023-06-25T11:47:00Z"/>
                  <w:rFonts w:asciiTheme="minorHAnsi" w:eastAsiaTheme="minorEastAsia" w:hAnsiTheme="minorHAnsi"/>
                  <w:kern w:val="2"/>
                  <w:sz w:val="22"/>
                  <w:lang w:val="en-US"/>
                  <w14:ligatures w14:val="standardContextual"/>
                </w:rPr>
              </w:rPrChange>
            </w:rPr>
          </w:pPr>
          <w:ins w:id="1004" w:author="Lưu Gia Huy" w:date="2023-06-25T11:33:00Z">
            <w:del w:id="1005" w:author="Lưu Gia Huy" w:date="2023-06-25T11:47:00Z">
              <w:r>
                <w:rPr>
                  <w:rStyle w:val="Hyperlink"/>
                  <w:rFonts w:ascii="Times New Roman" w:hAnsi="Times New Roman" w:cs="Times New Roman"/>
                </w:rPr>
                <w:delText>REFERENCES</w:delText>
              </w:r>
              <w:r>
                <w:rPr>
                  <w:rFonts w:ascii="Times New Roman" w:hAnsi="Times New Roman" w:cs="Times New Roman"/>
                  <w:rPrChange w:id="1006" w:author="Lưu Gia Huy" w:date="2023-06-25T11:57:00Z">
                    <w:rPr/>
                  </w:rPrChange>
                </w:rPr>
                <w:tab/>
                <w:delText>30</w:delText>
              </w:r>
            </w:del>
          </w:ins>
        </w:p>
        <w:p w14:paraId="0EB3CE55" w14:textId="77777777" w:rsidR="00501C7E" w:rsidRPr="00501C7E" w:rsidRDefault="00000000">
          <w:pPr>
            <w:pStyle w:val="TOC1"/>
            <w:tabs>
              <w:tab w:val="left" w:pos="520"/>
              <w:tab w:val="right" w:leader="dot" w:pos="8777"/>
            </w:tabs>
            <w:rPr>
              <w:ins w:id="1007" w:author="Lưu Gia Huy" w:date="2023-06-25T11:33:00Z"/>
              <w:del w:id="1008" w:author="Lưu Gia Huy" w:date="2023-06-25T11:47:00Z"/>
              <w:rFonts w:ascii="Times New Roman" w:eastAsiaTheme="minorEastAsia" w:hAnsi="Times New Roman" w:cs="Times New Roman"/>
              <w:kern w:val="2"/>
              <w:sz w:val="22"/>
              <w:lang w:val="en-US"/>
              <w14:ligatures w14:val="standardContextual"/>
              <w:rPrChange w:id="1009" w:author="Lưu Gia Huy" w:date="2023-06-25T11:57:00Z">
                <w:rPr>
                  <w:ins w:id="1010" w:author="Lưu Gia Huy" w:date="2023-06-25T11:33:00Z"/>
                  <w:del w:id="1011" w:author="Lưu Gia Huy" w:date="2023-06-25T11:47:00Z"/>
                  <w:rFonts w:asciiTheme="minorHAnsi" w:eastAsiaTheme="minorEastAsia" w:hAnsiTheme="minorHAnsi"/>
                  <w:kern w:val="2"/>
                  <w:sz w:val="22"/>
                  <w:lang w:val="en-US"/>
                  <w14:ligatures w14:val="standardContextual"/>
                </w:rPr>
              </w:rPrChange>
            </w:rPr>
          </w:pPr>
          <w:ins w:id="1012" w:author="Lưu Gia Huy" w:date="2023-06-25T11:33:00Z">
            <w:del w:id="1013" w:author="Lưu Gia Huy" w:date="2023-06-25T11:47:00Z">
              <w:r>
                <w:rPr>
                  <w:rStyle w:val="Hyperlink"/>
                  <w:rFonts w:ascii="Times New Roman" w:hAnsi="Times New Roman" w:cs="Times New Roman"/>
                  <w:lang w:val="en-US"/>
                </w:rPr>
                <w:delText>1.</w:delText>
              </w:r>
              <w:r>
                <w:rPr>
                  <w:rFonts w:ascii="Times New Roman" w:eastAsiaTheme="minorEastAsia" w:hAnsi="Times New Roman" w:cs="Times New Roman"/>
                  <w:kern w:val="2"/>
                  <w:sz w:val="22"/>
                  <w:lang w:val="en-US"/>
                  <w14:ligatures w14:val="standardContextual"/>
                  <w:rPrChange w:id="1014" w:author="Lưu Gia Huy" w:date="2023-06-25T11:57:00Z">
                    <w:rPr>
                      <w:rFonts w:asciiTheme="minorHAnsi" w:eastAsiaTheme="minorEastAsia" w:hAnsiTheme="minorHAnsi"/>
                      <w:kern w:val="2"/>
                      <w:sz w:val="22"/>
                      <w:lang w:val="en-US"/>
                      <w14:ligatures w14:val="standardContextual"/>
                    </w:rPr>
                  </w:rPrChange>
                </w:rPr>
                <w:tab/>
              </w:r>
              <w:r>
                <w:rPr>
                  <w:rStyle w:val="Hyperlink"/>
                  <w:rFonts w:ascii="Times New Roman" w:hAnsi="Times New Roman" w:cs="Times New Roman"/>
                  <w:lang w:val="en-US"/>
                </w:rPr>
                <w:delText>Alotaibi, F. S. (2019). Implementation of machine learning model to predict heart failure disease. International Journal of Advanced Computer Science and Applications, 10(6)</w:delText>
              </w:r>
              <w:r>
                <w:rPr>
                  <w:rFonts w:ascii="Times New Roman" w:hAnsi="Times New Roman" w:cs="Times New Roman"/>
                  <w:rPrChange w:id="1015" w:author="Lưu Gia Huy" w:date="2023-06-25T11:57:00Z">
                    <w:rPr/>
                  </w:rPrChange>
                </w:rPr>
                <w:tab/>
                <w:delText>30</w:delText>
              </w:r>
            </w:del>
          </w:ins>
        </w:p>
        <w:p w14:paraId="22FF392B" w14:textId="77777777" w:rsidR="00501C7E" w:rsidRPr="00501C7E" w:rsidRDefault="00000000">
          <w:pPr>
            <w:pStyle w:val="TOC1"/>
            <w:tabs>
              <w:tab w:val="left" w:pos="520"/>
              <w:tab w:val="right" w:leader="dot" w:pos="8777"/>
            </w:tabs>
            <w:rPr>
              <w:ins w:id="1016" w:author="Lưu Gia Huy" w:date="2023-06-25T11:33:00Z"/>
              <w:del w:id="1017" w:author="Lưu Gia Huy" w:date="2023-06-25T11:47:00Z"/>
              <w:rFonts w:ascii="Times New Roman" w:eastAsiaTheme="minorEastAsia" w:hAnsi="Times New Roman" w:cs="Times New Roman"/>
              <w:kern w:val="2"/>
              <w:sz w:val="22"/>
              <w:lang w:val="en-US"/>
              <w14:ligatures w14:val="standardContextual"/>
              <w:rPrChange w:id="1018" w:author="Lưu Gia Huy" w:date="2023-06-25T11:57:00Z">
                <w:rPr>
                  <w:ins w:id="1019" w:author="Lưu Gia Huy" w:date="2023-06-25T11:33:00Z"/>
                  <w:del w:id="1020" w:author="Lưu Gia Huy" w:date="2023-06-25T11:47:00Z"/>
                  <w:rFonts w:asciiTheme="minorHAnsi" w:eastAsiaTheme="minorEastAsia" w:hAnsiTheme="minorHAnsi"/>
                  <w:kern w:val="2"/>
                  <w:sz w:val="22"/>
                  <w:lang w:val="en-US"/>
                  <w14:ligatures w14:val="standardContextual"/>
                </w:rPr>
              </w:rPrChange>
            </w:rPr>
          </w:pPr>
          <w:ins w:id="1021" w:author="Lưu Gia Huy" w:date="2023-06-25T11:33:00Z">
            <w:del w:id="1022" w:author="Lưu Gia Huy" w:date="2023-06-25T11:47:00Z">
              <w:r>
                <w:rPr>
                  <w:rStyle w:val="Hyperlink"/>
                  <w:rFonts w:ascii="Times New Roman" w:hAnsi="Times New Roman" w:cs="Times New Roman"/>
                  <w:lang w:val="en-US"/>
                </w:rPr>
                <w:delText>2.</w:delText>
              </w:r>
              <w:r>
                <w:rPr>
                  <w:rFonts w:ascii="Times New Roman" w:eastAsiaTheme="minorEastAsia" w:hAnsi="Times New Roman" w:cs="Times New Roman"/>
                  <w:kern w:val="2"/>
                  <w:sz w:val="22"/>
                  <w:lang w:val="en-US"/>
                  <w14:ligatures w14:val="standardContextual"/>
                  <w:rPrChange w:id="1023" w:author="Lưu Gia Huy" w:date="2023-06-25T11:57:00Z">
                    <w:rPr>
                      <w:rFonts w:asciiTheme="minorHAnsi" w:eastAsiaTheme="minorEastAsia" w:hAnsiTheme="minorHAnsi"/>
                      <w:kern w:val="2"/>
                      <w:sz w:val="22"/>
                      <w:lang w:val="en-US"/>
                      <w14:ligatures w14:val="standardContextual"/>
                    </w:rPr>
                  </w:rPrChange>
                </w:rPr>
                <w:tab/>
              </w:r>
              <w:r>
                <w:rPr>
                  <w:rStyle w:val="Hyperlink"/>
                  <w:rFonts w:ascii="Times New Roman" w:hAnsi="Times New Roman" w:cs="Times New Roman"/>
                  <w:lang w:val="en-US"/>
                </w:rPr>
                <w:delText>Munjal, K., &amp; Bhatia, R. (2022). A systematic review of homomorphic encryption and its contributions in healthcare industry. Complex &amp; Intelligent Systems, 1-28</w:delText>
              </w:r>
              <w:r>
                <w:rPr>
                  <w:rFonts w:ascii="Times New Roman" w:hAnsi="Times New Roman" w:cs="Times New Roman"/>
                  <w:rPrChange w:id="1024" w:author="Lưu Gia Huy" w:date="2023-06-25T11:57:00Z">
                    <w:rPr/>
                  </w:rPrChange>
                </w:rPr>
                <w:tab/>
                <w:delText>30</w:delText>
              </w:r>
            </w:del>
          </w:ins>
        </w:p>
        <w:p w14:paraId="3440F97E" w14:textId="77777777" w:rsidR="00501C7E" w:rsidRPr="00501C7E" w:rsidRDefault="00000000">
          <w:pPr>
            <w:rPr>
              <w:ins w:id="1025" w:author="Lưu Gia Huy" w:date="2023-06-25T11:33:00Z"/>
              <w:rFonts w:ascii="Times New Roman" w:hAnsi="Times New Roman" w:cs="Times New Roman"/>
              <w:rPrChange w:id="1026" w:author="Lưu Gia Huy" w:date="2023-06-25T11:57:00Z">
                <w:rPr>
                  <w:ins w:id="1027" w:author="Lưu Gia Huy" w:date="2023-06-25T11:33:00Z"/>
                </w:rPr>
              </w:rPrChange>
            </w:rPr>
          </w:pPr>
          <w:ins w:id="1028" w:author="Lưu Gia Huy" w:date="2023-06-25T11:33:00Z">
            <w:r>
              <w:rPr>
                <w:rFonts w:ascii="Times New Roman" w:hAnsi="Times New Roman" w:cs="Times New Roman"/>
                <w:b/>
                <w:bCs/>
                <w:rPrChange w:id="1029" w:author="Lưu Gia Huy" w:date="2023-06-25T11:57:00Z">
                  <w:rPr>
                    <w:b/>
                    <w:bCs/>
                  </w:rPr>
                </w:rPrChange>
              </w:rPr>
              <w:fldChar w:fldCharType="end"/>
            </w:r>
          </w:ins>
        </w:p>
        <w:customXmlInsRangeStart w:id="1030" w:author="Lưu Gia Huy" w:date="2023-06-25T11:33:00Z"/>
      </w:sdtContent>
    </w:sdt>
    <w:customXmlInsRangeEnd w:id="1030"/>
    <w:p w14:paraId="3BB02C91" w14:textId="77777777" w:rsidR="00501C7E" w:rsidRDefault="00000000" w:rsidP="00501C7E">
      <w:pPr>
        <w:pStyle w:val="Title"/>
        <w:spacing w:line="360" w:lineRule="auto"/>
        <w:rPr>
          <w:del w:id="1031" w:author="Lưu Gia Huy" w:date="2023-06-22T16:20:00Z"/>
          <w:rFonts w:ascii="Times New Roman" w:hAnsi="Times New Roman" w:cs="Times New Roman"/>
        </w:rPr>
        <w:pPrChange w:id="1032" w:author="Lưu Gia Huy" w:date="2023-06-25T12:00:00Z">
          <w:pPr>
            <w:pStyle w:val="Title"/>
          </w:pPr>
        </w:pPrChange>
      </w:pPr>
      <w:del w:id="1033" w:author="Lưu Gia Huy" w:date="2023-06-22T16:20:00Z">
        <w:r>
          <w:rPr>
            <w:rFonts w:ascii="Times New Roman" w:hAnsi="Times New Roman" w:cs="Times New Roman"/>
          </w:rPr>
          <w:delText>THÔNG TIN HỘI ĐỒNG CHẤM KHÓA LUẬN TỐT NGHIỆP</w:delText>
        </w:r>
      </w:del>
    </w:p>
    <w:p w14:paraId="70AA8FB0" w14:textId="77777777" w:rsidR="00501C7E" w:rsidRDefault="00501C7E">
      <w:pPr>
        <w:rPr>
          <w:del w:id="1034" w:author="Lưu Gia Huy" w:date="2023-06-22T16:20:00Z"/>
          <w:rFonts w:ascii="Times New Roman" w:hAnsi="Times New Roman" w:cs="Times New Roman"/>
        </w:rPr>
      </w:pPr>
    </w:p>
    <w:p w14:paraId="5A574B0C" w14:textId="77777777" w:rsidR="00501C7E" w:rsidRDefault="00000000">
      <w:pPr>
        <w:rPr>
          <w:del w:id="1035" w:author="Lưu Gia Huy" w:date="2023-06-22T16:20:00Z"/>
          <w:rFonts w:ascii="Times New Roman" w:hAnsi="Times New Roman" w:cs="Times New Roman"/>
          <w:szCs w:val="24"/>
        </w:rPr>
      </w:pPr>
      <w:del w:id="1036" w:author="Lưu Gia Huy" w:date="2023-06-22T16:20:00Z">
        <w:r>
          <w:rPr>
            <w:rFonts w:ascii="Times New Roman" w:hAnsi="Times New Roman" w:cs="Times New Roman"/>
            <w:szCs w:val="24"/>
          </w:rPr>
          <w:delText>Hội đồng chấm khóa luận tốt nghiệp, thành lập theo Quyết định số …………………… ngày ………………….. của Hiệu trưởng Trường Đại học Công nghệ Thông tin.</w:delText>
        </w:r>
      </w:del>
    </w:p>
    <w:p w14:paraId="61E6EBCA" w14:textId="77777777" w:rsidR="00501C7E" w:rsidRPr="00501C7E" w:rsidRDefault="00501C7E" w:rsidP="00501C7E">
      <w:pPr>
        <w:tabs>
          <w:tab w:val="left" w:pos="1608"/>
        </w:tabs>
        <w:ind w:left="720"/>
        <w:jc w:val="center"/>
        <w:rPr>
          <w:del w:id="1037" w:author="Lưu Gia Huy" w:date="2023-06-22T16:23:00Z"/>
          <w:rFonts w:ascii="Times New Roman" w:hAnsi="Times New Roman" w:cs="Times New Roman"/>
          <w:szCs w:val="26"/>
          <w:rPrChange w:id="1038" w:author="Lưu Gia Huy" w:date="2023-06-25T11:57:00Z">
            <w:rPr>
              <w:del w:id="1039" w:author="Lưu Gia Huy" w:date="2023-06-22T16:23:00Z"/>
              <w:rFonts w:cstheme="majorHAnsi"/>
              <w:szCs w:val="26"/>
            </w:rPr>
          </w:rPrChange>
        </w:rPr>
        <w:sectPr w:rsidR="00501C7E" w:rsidRPr="00501C7E">
          <w:footerReference w:type="default" r:id="rId13"/>
          <w:pgSz w:w="11906" w:h="16838"/>
          <w:pgMar w:top="1701" w:right="1134" w:bottom="1985" w:left="1985" w:header="706" w:footer="706" w:gutter="0"/>
          <w:cols w:space="708"/>
          <w:docGrid w:linePitch="360"/>
        </w:sectPr>
        <w:pPrChange w:id="1045" w:author="Lưu Gia Huy" w:date="2023-06-25T12:00:00Z">
          <w:pPr>
            <w:ind w:left="720"/>
            <w:jc w:val="center"/>
          </w:pPr>
        </w:pPrChange>
      </w:pPr>
    </w:p>
    <w:p w14:paraId="72F09BD1" w14:textId="77777777" w:rsidR="00501C7E" w:rsidRDefault="00000000" w:rsidP="00501C7E">
      <w:pPr>
        <w:tabs>
          <w:tab w:val="left" w:pos="1608"/>
        </w:tabs>
        <w:rPr>
          <w:rFonts w:ascii="Times New Roman" w:hAnsi="Times New Roman" w:cs="Times New Roman"/>
        </w:rPr>
        <w:pPrChange w:id="1046" w:author="Lưu Gia Huy" w:date="2023-06-25T12:00:00Z">
          <w:pPr>
            <w:pStyle w:val="Title"/>
          </w:pPr>
        </w:pPrChange>
      </w:pPr>
      <w:del w:id="1047" w:author="Lưu Gia Huy" w:date="2023-06-22T16:23:00Z">
        <w:r>
          <w:rPr>
            <w:rFonts w:ascii="Times New Roman" w:hAnsi="Times New Roman" w:cs="Times New Roman"/>
          </w:rPr>
          <w:delText>LỜI CẢM ƠN</w:delText>
        </w:r>
        <w:r>
          <w:rPr>
            <w:rFonts w:ascii="Times New Roman" w:hAnsi="Times New Roman" w:cs="Times New Roman"/>
          </w:rPr>
          <w:br w:type="page"/>
        </w:r>
      </w:del>
    </w:p>
    <w:p w14:paraId="13968F4C" w14:textId="77777777" w:rsidR="00501C7E" w:rsidRDefault="00000000" w:rsidP="00501C7E">
      <w:pPr>
        <w:pStyle w:val="Title"/>
        <w:spacing w:line="360" w:lineRule="auto"/>
        <w:rPr>
          <w:del w:id="1048" w:author="Lưu Gia Huy" w:date="2023-06-23T09:09:00Z"/>
          <w:rFonts w:ascii="Times New Roman" w:hAnsi="Times New Roman" w:cs="Times New Roman"/>
        </w:rPr>
        <w:pPrChange w:id="1049" w:author="Lưu Gia Huy" w:date="2023-06-25T12:00:00Z">
          <w:pPr>
            <w:pStyle w:val="Title"/>
          </w:pPr>
        </w:pPrChange>
      </w:pPr>
      <w:del w:id="1050" w:author="Lưu Gia Huy" w:date="2023-06-23T09:09:00Z">
        <w:r>
          <w:rPr>
            <w:rFonts w:ascii="Times New Roman" w:hAnsi="Times New Roman" w:cs="Times New Roman"/>
          </w:rPr>
          <w:delText>MỤC LỤC</w:delText>
        </w:r>
      </w:del>
    </w:p>
    <w:p w14:paraId="12041F85" w14:textId="77777777" w:rsidR="00501C7E" w:rsidRPr="00501C7E" w:rsidRDefault="00000000">
      <w:pPr>
        <w:rPr>
          <w:del w:id="1051" w:author="Lưu Gia Huy" w:date="2023-06-23T09:09:00Z"/>
          <w:rFonts w:ascii="Times New Roman" w:hAnsi="Times New Roman" w:cs="Times New Roman"/>
          <w:lang w:eastAsia="vi-VN"/>
          <w:rPrChange w:id="1052" w:author="Lưu Gia Huy" w:date="2023-06-25T11:57:00Z">
            <w:rPr>
              <w:del w:id="1053" w:author="Lưu Gia Huy" w:date="2023-06-23T09:09:00Z"/>
              <w:lang w:eastAsia="vi-VN"/>
            </w:rPr>
          </w:rPrChange>
        </w:rPr>
      </w:pPr>
      <w:del w:id="1054" w:author="Lưu Gia Huy" w:date="2023-06-23T09:09:00Z">
        <w:r>
          <w:rPr>
            <w:rFonts w:ascii="Times New Roman" w:hAnsi="Times New Roman" w:cs="Times New Roman"/>
            <w:b/>
            <w:sz w:val="28"/>
            <w:szCs w:val="26"/>
          </w:rPr>
          <w:fldChar w:fldCharType="begin"/>
        </w:r>
        <w:r>
          <w:rPr>
            <w:rFonts w:ascii="Times New Roman" w:hAnsi="Times New Roman" w:cs="Times New Roman"/>
            <w:b/>
            <w:sz w:val="28"/>
            <w:szCs w:val="26"/>
          </w:rPr>
          <w:delInstrText xml:space="preserve"> TOC \o "1-4" \h \z \u </w:delInstrText>
        </w:r>
        <w:r>
          <w:rPr>
            <w:rFonts w:ascii="Times New Roman" w:hAnsi="Times New Roman" w:cs="Times New Roman"/>
            <w:b/>
            <w:sz w:val="28"/>
            <w:szCs w:val="26"/>
          </w:rPr>
          <w:fldChar w:fldCharType="separate"/>
        </w:r>
        <w:r>
          <w:rPr>
            <w:rFonts w:ascii="Times New Roman" w:hAnsi="Times New Roman" w:cs="Times New Roman"/>
            <w:rPrChange w:id="1055" w:author="Lưu Gia Huy" w:date="2023-06-25T11:57:00Z">
              <w:rPr/>
            </w:rPrChange>
          </w:rPr>
          <w:fldChar w:fldCharType="begin"/>
        </w:r>
        <w:r>
          <w:rPr>
            <w:rFonts w:ascii="Times New Roman" w:hAnsi="Times New Roman" w:cs="Times New Roman"/>
            <w:rPrChange w:id="1056" w:author="Lưu Gia Huy" w:date="2023-06-25T11:57:00Z">
              <w:rPr/>
            </w:rPrChange>
          </w:rPr>
          <w:delInstrText xml:space="preserve"> HYPERLINK \l "_Toc367742496" </w:delInstrText>
        </w:r>
        <w:r w:rsidRPr="00CC589D">
          <w:rPr>
            <w:rFonts w:ascii="Times New Roman" w:hAnsi="Times New Roman" w:cs="Times New Roman"/>
          </w:rPr>
        </w:r>
        <w:r>
          <w:rPr>
            <w:rFonts w:ascii="Times New Roman" w:hAnsi="Times New Roman" w:cs="Times New Roman"/>
          </w:rPr>
          <w:fldChar w:fldCharType="separate"/>
        </w:r>
        <w:r>
          <w:rPr>
            <w:rStyle w:val="Hyperlink"/>
            <w:rFonts w:ascii="Times New Roman" w:hAnsi="Times New Roman" w:cs="Times New Roman"/>
          </w:rPr>
          <w:delText>Chương 1.</w:delText>
        </w:r>
        <w:r>
          <w:rPr>
            <w:rFonts w:ascii="Times New Roman" w:eastAsiaTheme="minorEastAsia" w:hAnsi="Times New Roman" w:cs="Times New Roman"/>
            <w:sz w:val="22"/>
            <w:lang w:eastAsia="vi-VN"/>
          </w:rPr>
          <w:tab/>
        </w:r>
        <w:r>
          <w:rPr>
            <w:rStyle w:val="Hyperlink"/>
            <w:rFonts w:ascii="Times New Roman" w:hAnsi="Times New Roman" w:cs="Times New Roman"/>
          </w:rPr>
          <w:delText>TÊN CHƯƠNG 1</w:delText>
        </w:r>
      </w:del>
      <w:ins w:id="1057" w:author="Lưu Gia Huy" w:date="2023-06-22T21:41:00Z">
        <w:del w:id="1058" w:author="Lưu Gia Huy" w:date="2023-06-23T09:09:00Z">
          <w:r>
            <w:rPr>
              <w:rStyle w:val="Hyperlink"/>
              <w:rFonts w:ascii="Times New Roman" w:hAnsi="Times New Roman" w:cs="Times New Roman"/>
            </w:rPr>
            <w:delText>NGỮ CẢNH</w:delText>
          </w:r>
        </w:del>
      </w:ins>
      <w:del w:id="1059" w:author="Lưu Gia Huy" w:date="2023-06-23T09:09:00Z">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delInstrText xml:space="preserve"> PAGEREF _Toc367742496 \h </w:del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delText>3</w:delText>
        </w:r>
        <w:r>
          <w:rPr>
            <w:rFonts w:ascii="Times New Roman" w:hAnsi="Times New Roman" w:cs="Times New Roman"/>
          </w:rPr>
          <w:fldChar w:fldCharType="end"/>
        </w:r>
        <w:r>
          <w:rPr>
            <w:rFonts w:ascii="Times New Roman" w:hAnsi="Times New Roman" w:cs="Times New Roman"/>
          </w:rPr>
          <w:fldChar w:fldCharType="end"/>
        </w:r>
      </w:del>
    </w:p>
    <w:p w14:paraId="4339DAAD" w14:textId="77777777" w:rsidR="00501C7E" w:rsidRDefault="00000000" w:rsidP="00501C7E">
      <w:pPr>
        <w:pStyle w:val="TOC2"/>
        <w:tabs>
          <w:tab w:val="left" w:pos="880"/>
          <w:tab w:val="right" w:leader="dot" w:pos="8777"/>
        </w:tabs>
        <w:ind w:left="0"/>
        <w:rPr>
          <w:del w:id="1060" w:author="Lưu Gia Huy" w:date="2023-06-23T09:09:00Z"/>
          <w:rFonts w:ascii="Times New Roman" w:hAnsi="Times New Roman" w:cs="Times New Roman"/>
        </w:rPr>
        <w:pPrChange w:id="1061" w:author="Lưu Gia Huy" w:date="2023-06-25T12:00:00Z">
          <w:pPr>
            <w:pStyle w:val="TOC2"/>
            <w:tabs>
              <w:tab w:val="left" w:pos="880"/>
              <w:tab w:val="right" w:leader="dot" w:pos="8777"/>
            </w:tabs>
          </w:pPr>
        </w:pPrChange>
      </w:pPr>
      <w:del w:id="1062" w:author="Lưu Gia Huy" w:date="2023-06-23T09:09:00Z">
        <w:r>
          <w:rPr>
            <w:rFonts w:ascii="Times New Roman" w:hAnsi="Times New Roman" w:cs="Times New Roman"/>
            <w:rPrChange w:id="1063" w:author="Lưu Gia Huy" w:date="2023-06-25T11:57:00Z">
              <w:rPr/>
            </w:rPrChange>
          </w:rPr>
          <w:fldChar w:fldCharType="begin"/>
        </w:r>
        <w:r>
          <w:rPr>
            <w:rFonts w:ascii="Times New Roman" w:hAnsi="Times New Roman" w:cs="Times New Roman"/>
            <w:rPrChange w:id="1064" w:author="Lưu Gia Huy" w:date="2023-06-25T11:57:00Z">
              <w:rPr/>
            </w:rPrChange>
          </w:rPr>
          <w:delInstrText xml:space="preserve"> HYPERLINK \l "_Toc367742497" </w:delInstrText>
        </w:r>
        <w:r w:rsidRPr="00CC589D">
          <w:rPr>
            <w:rFonts w:ascii="Times New Roman" w:hAnsi="Times New Roman" w:cs="Times New Roman"/>
          </w:rPr>
        </w:r>
        <w:r>
          <w:rPr>
            <w:rFonts w:ascii="Times New Roman" w:hAnsi="Times New Roman" w:cs="Times New Roman"/>
          </w:rPr>
          <w:fldChar w:fldCharType="separate"/>
        </w:r>
        <w:r>
          <w:rPr>
            <w:rStyle w:val="Hyperlink"/>
            <w:rFonts w:ascii="Times New Roman" w:eastAsia="Times New Roman" w:hAnsi="Times New Roman" w:cs="Times New Roman"/>
            <w:lang w:val="en-US"/>
          </w:rPr>
          <w:delText>1.1.</w:delText>
        </w:r>
        <w:r>
          <w:rPr>
            <w:rFonts w:ascii="Times New Roman" w:hAnsi="Times New Roman" w:cs="Times New Roman"/>
          </w:rPr>
          <w:tab/>
        </w:r>
        <w:r>
          <w:rPr>
            <w:rStyle w:val="Hyperlink"/>
            <w:rFonts w:ascii="Times New Roman" w:eastAsia="Times New Roman" w:hAnsi="Times New Roman" w:cs="Times New Roman"/>
            <w:lang w:val="en-US"/>
          </w:rPr>
          <w:delText>Chủ đề cấp độ 2</w:delTex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delInstrText xml:space="preserve"> PAGEREF _Toc367742497 \h </w:del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delText>3</w:delText>
        </w:r>
        <w:r>
          <w:rPr>
            <w:rFonts w:ascii="Times New Roman" w:hAnsi="Times New Roman" w:cs="Times New Roman"/>
          </w:rPr>
          <w:fldChar w:fldCharType="end"/>
        </w:r>
        <w:r>
          <w:rPr>
            <w:rFonts w:ascii="Times New Roman" w:hAnsi="Times New Roman" w:cs="Times New Roman"/>
          </w:rPr>
          <w:fldChar w:fldCharType="end"/>
        </w:r>
      </w:del>
    </w:p>
    <w:p w14:paraId="1D8702E1" w14:textId="77777777" w:rsidR="00501C7E" w:rsidRDefault="00000000" w:rsidP="00501C7E">
      <w:pPr>
        <w:pStyle w:val="TOC3"/>
        <w:tabs>
          <w:tab w:val="left" w:pos="1320"/>
          <w:tab w:val="right" w:leader="dot" w:pos="8777"/>
        </w:tabs>
        <w:ind w:left="0"/>
        <w:rPr>
          <w:del w:id="1065" w:author="Lưu Gia Huy" w:date="2023-06-23T09:09:00Z"/>
          <w:rFonts w:ascii="Times New Roman" w:hAnsi="Times New Roman" w:cs="Times New Roman"/>
        </w:rPr>
        <w:pPrChange w:id="1066" w:author="Lưu Gia Huy" w:date="2023-06-25T12:00:00Z">
          <w:pPr>
            <w:pStyle w:val="TOC3"/>
            <w:tabs>
              <w:tab w:val="left" w:pos="1320"/>
              <w:tab w:val="right" w:leader="dot" w:pos="8777"/>
            </w:tabs>
          </w:pPr>
        </w:pPrChange>
      </w:pPr>
      <w:del w:id="1067" w:author="Lưu Gia Huy" w:date="2023-06-23T09:09:00Z">
        <w:r>
          <w:rPr>
            <w:rFonts w:ascii="Times New Roman" w:hAnsi="Times New Roman" w:cs="Times New Roman"/>
            <w:rPrChange w:id="1068" w:author="Lưu Gia Huy" w:date="2023-06-25T11:57:00Z">
              <w:rPr/>
            </w:rPrChange>
          </w:rPr>
          <w:fldChar w:fldCharType="begin"/>
        </w:r>
        <w:r>
          <w:rPr>
            <w:rFonts w:ascii="Times New Roman" w:hAnsi="Times New Roman" w:cs="Times New Roman"/>
            <w:rPrChange w:id="1069" w:author="Lưu Gia Huy" w:date="2023-06-25T11:57:00Z">
              <w:rPr/>
            </w:rPrChange>
          </w:rPr>
          <w:delInstrText xml:space="preserve"> HYPERLINK \l "_Toc367742498" </w:delInstrText>
        </w:r>
        <w:r w:rsidRPr="00CC589D">
          <w:rPr>
            <w:rFonts w:ascii="Times New Roman" w:hAnsi="Times New Roman" w:cs="Times New Roman"/>
          </w:rPr>
        </w:r>
        <w:r>
          <w:rPr>
            <w:rFonts w:ascii="Times New Roman" w:hAnsi="Times New Roman" w:cs="Times New Roman"/>
          </w:rPr>
          <w:fldChar w:fldCharType="separate"/>
        </w:r>
        <w:r>
          <w:rPr>
            <w:rStyle w:val="Hyperlink"/>
            <w:rFonts w:ascii="Times New Roman" w:eastAsia="Times New Roman" w:hAnsi="Times New Roman" w:cs="Times New Roman"/>
            <w:lang w:val="en-US"/>
          </w:rPr>
          <w:delText>1.1.1.</w:delText>
        </w:r>
        <w:r>
          <w:rPr>
            <w:rFonts w:ascii="Times New Roman" w:hAnsi="Times New Roman" w:cs="Times New Roman"/>
          </w:rPr>
          <w:tab/>
        </w:r>
        <w:r>
          <w:rPr>
            <w:rStyle w:val="Hyperlink"/>
            <w:rFonts w:ascii="Times New Roman" w:eastAsia="Times New Roman" w:hAnsi="Times New Roman" w:cs="Times New Roman"/>
            <w:lang w:val="en-US"/>
          </w:rPr>
          <w:delText>Chủ đề cấp độ 3</w:delTex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delInstrText xml:space="preserve"> PAGEREF _Toc367742498 \h </w:del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delText>3</w:delText>
        </w:r>
        <w:r>
          <w:rPr>
            <w:rFonts w:ascii="Times New Roman" w:hAnsi="Times New Roman" w:cs="Times New Roman"/>
          </w:rPr>
          <w:fldChar w:fldCharType="end"/>
        </w:r>
        <w:r>
          <w:rPr>
            <w:rFonts w:ascii="Times New Roman" w:hAnsi="Times New Roman" w:cs="Times New Roman"/>
          </w:rPr>
          <w:fldChar w:fldCharType="end"/>
        </w:r>
      </w:del>
    </w:p>
    <w:p w14:paraId="5F863805" w14:textId="77777777" w:rsidR="00501C7E" w:rsidRDefault="00000000" w:rsidP="00501C7E">
      <w:pPr>
        <w:pStyle w:val="TOC3"/>
        <w:tabs>
          <w:tab w:val="left" w:pos="1320"/>
          <w:tab w:val="right" w:leader="dot" w:pos="8777"/>
        </w:tabs>
        <w:ind w:left="0"/>
        <w:rPr>
          <w:del w:id="1070" w:author="Lưu Gia Huy" w:date="2023-06-23T09:09:00Z"/>
          <w:rFonts w:ascii="Times New Roman" w:hAnsi="Times New Roman" w:cs="Times New Roman"/>
        </w:rPr>
        <w:pPrChange w:id="1071" w:author="Lưu Gia Huy" w:date="2023-06-25T12:00:00Z">
          <w:pPr>
            <w:pStyle w:val="TOC3"/>
            <w:tabs>
              <w:tab w:val="left" w:pos="1320"/>
              <w:tab w:val="right" w:leader="dot" w:pos="8777"/>
            </w:tabs>
          </w:pPr>
        </w:pPrChange>
      </w:pPr>
      <w:del w:id="1072" w:author="Lưu Gia Huy" w:date="2023-06-23T09:09:00Z">
        <w:r>
          <w:rPr>
            <w:rFonts w:ascii="Times New Roman" w:hAnsi="Times New Roman" w:cs="Times New Roman"/>
            <w:rPrChange w:id="1073" w:author="Lưu Gia Huy" w:date="2023-06-25T11:57:00Z">
              <w:rPr/>
            </w:rPrChange>
          </w:rPr>
          <w:fldChar w:fldCharType="begin"/>
        </w:r>
        <w:r>
          <w:rPr>
            <w:rFonts w:ascii="Times New Roman" w:hAnsi="Times New Roman" w:cs="Times New Roman"/>
            <w:rPrChange w:id="1074" w:author="Lưu Gia Huy" w:date="2023-06-25T11:57:00Z">
              <w:rPr/>
            </w:rPrChange>
          </w:rPr>
          <w:delInstrText xml:space="preserve"> HYPERLINK \l "_Toc367742499" </w:delInstrText>
        </w:r>
        <w:r w:rsidRPr="00CC589D">
          <w:rPr>
            <w:rFonts w:ascii="Times New Roman" w:hAnsi="Times New Roman" w:cs="Times New Roman"/>
          </w:rPr>
        </w:r>
        <w:r>
          <w:rPr>
            <w:rFonts w:ascii="Times New Roman" w:hAnsi="Times New Roman" w:cs="Times New Roman"/>
          </w:rPr>
          <w:fldChar w:fldCharType="separate"/>
        </w:r>
        <w:r>
          <w:rPr>
            <w:rStyle w:val="Hyperlink"/>
            <w:rFonts w:ascii="Times New Roman" w:eastAsia="Times New Roman" w:hAnsi="Times New Roman" w:cs="Times New Roman"/>
          </w:rPr>
          <w:delText>1.1.2.</w:delText>
        </w:r>
        <w:r>
          <w:rPr>
            <w:rFonts w:ascii="Times New Roman" w:hAnsi="Times New Roman" w:cs="Times New Roman"/>
          </w:rPr>
          <w:tab/>
        </w:r>
        <w:r>
          <w:rPr>
            <w:rStyle w:val="Hyperlink"/>
            <w:rFonts w:ascii="Times New Roman" w:eastAsia="Times New Roman" w:hAnsi="Times New Roman" w:cs="Times New Roman"/>
            <w:lang w:val="en-US"/>
          </w:rPr>
          <w:delText>Chủ đề cấp độ 3</w:delTex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delInstrText xml:space="preserve"> PAGEREF _Toc367742499 \h </w:del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delText>3</w:delText>
        </w:r>
        <w:r>
          <w:rPr>
            <w:rFonts w:ascii="Times New Roman" w:hAnsi="Times New Roman" w:cs="Times New Roman"/>
          </w:rPr>
          <w:fldChar w:fldCharType="end"/>
        </w:r>
        <w:r>
          <w:rPr>
            <w:rFonts w:ascii="Times New Roman" w:hAnsi="Times New Roman" w:cs="Times New Roman"/>
          </w:rPr>
          <w:fldChar w:fldCharType="end"/>
        </w:r>
      </w:del>
    </w:p>
    <w:p w14:paraId="3B200031" w14:textId="77777777" w:rsidR="00501C7E" w:rsidRDefault="00000000">
      <w:pPr>
        <w:pStyle w:val="TOC1"/>
        <w:tabs>
          <w:tab w:val="left" w:pos="1540"/>
          <w:tab w:val="right" w:leader="dot" w:pos="8777"/>
        </w:tabs>
        <w:rPr>
          <w:ins w:id="1075" w:author="Lưu Gia Huy" w:date="2023-06-22T21:38:00Z"/>
          <w:del w:id="1076" w:author="Lưu Gia Huy" w:date="2023-06-23T09:09:00Z"/>
          <w:rFonts w:ascii="Times New Roman" w:eastAsiaTheme="minorEastAsia" w:hAnsi="Times New Roman" w:cs="Times New Roman"/>
          <w:sz w:val="22"/>
          <w:lang w:eastAsia="vi-VN"/>
        </w:rPr>
      </w:pPr>
      <w:del w:id="1077" w:author="Lưu Gia Huy" w:date="2023-06-23T09:09:00Z">
        <w:r>
          <w:rPr>
            <w:rFonts w:ascii="Times New Roman" w:hAnsi="Times New Roman" w:cs="Times New Roman"/>
            <w:rPrChange w:id="1078" w:author="Lưu Gia Huy" w:date="2023-06-25T11:57:00Z">
              <w:rPr/>
            </w:rPrChange>
          </w:rPr>
          <w:fldChar w:fldCharType="begin"/>
        </w:r>
        <w:r>
          <w:rPr>
            <w:rFonts w:ascii="Times New Roman" w:hAnsi="Times New Roman" w:cs="Times New Roman"/>
            <w:rPrChange w:id="1079" w:author="Lưu Gia Huy" w:date="2023-06-25T11:57:00Z">
              <w:rPr/>
            </w:rPrChange>
          </w:rPr>
          <w:delInstrText xml:space="preserve"> HYPERLINK \l "_Toc367742500" </w:delInstrText>
        </w:r>
        <w:r w:rsidRPr="00CC589D">
          <w:rPr>
            <w:rFonts w:ascii="Times New Roman" w:hAnsi="Times New Roman" w:cs="Times New Roman"/>
          </w:rPr>
        </w:r>
        <w:r>
          <w:rPr>
            <w:rFonts w:ascii="Times New Roman" w:hAnsi="Times New Roman" w:cs="Times New Roman"/>
          </w:rPr>
          <w:fldChar w:fldCharType="separate"/>
        </w:r>
        <w:r>
          <w:rPr>
            <w:rStyle w:val="Hyperlink"/>
            <w:rFonts w:ascii="Times New Roman" w:hAnsi="Times New Roman" w:cs="Times New Roman"/>
            <w:lang w:val="en-US"/>
          </w:rPr>
          <w:delText>1.1.2.1.</w:delText>
        </w:r>
        <w:r>
          <w:rPr>
            <w:rFonts w:ascii="Times New Roman" w:hAnsi="Times New Roman" w:cs="Times New Roman"/>
          </w:rPr>
          <w:tab/>
        </w:r>
        <w:r>
          <w:rPr>
            <w:rStyle w:val="Hyperlink"/>
            <w:rFonts w:ascii="Times New Roman" w:hAnsi="Times New Roman" w:cs="Times New Roman"/>
            <w:lang w:val="en-US"/>
          </w:rPr>
          <w:delText>Chủ đề cấp độ 4</w:delTex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delInstrText xml:space="preserve"> PAGEREF _Toc367742500 \h </w:del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delText>3</w:delText>
        </w:r>
        <w:r>
          <w:rPr>
            <w:rFonts w:ascii="Times New Roman" w:hAnsi="Times New Roman" w:cs="Times New Roman"/>
          </w:rPr>
          <w:fldChar w:fldCharType="end"/>
        </w:r>
        <w:r>
          <w:rPr>
            <w:rFonts w:ascii="Times New Roman" w:hAnsi="Times New Roman" w:cs="Times New Roman"/>
          </w:rPr>
          <w:fldChar w:fldCharType="end"/>
        </w:r>
      </w:del>
      <w:ins w:id="1080" w:author="Lưu Gia Huy" w:date="2023-06-22T21:38:00Z">
        <w:del w:id="1081" w:author="Lưu Gia Huy" w:date="2023-06-23T09:09:00Z">
          <w:r>
            <w:rPr>
              <w:rFonts w:ascii="Times New Roman" w:hAnsi="Times New Roman" w:cs="Times New Roman"/>
              <w:rPrChange w:id="1082" w:author="Lưu Gia Huy" w:date="2023-06-25T11:57:00Z">
                <w:rPr/>
              </w:rPrChange>
            </w:rPr>
            <w:fldChar w:fldCharType="begin"/>
          </w:r>
          <w:r>
            <w:rPr>
              <w:rFonts w:ascii="Times New Roman" w:hAnsi="Times New Roman" w:cs="Times New Roman"/>
              <w:rPrChange w:id="1083" w:author="Lưu Gia Huy" w:date="2023-06-25T11:57:00Z">
                <w:rPr/>
              </w:rPrChange>
            </w:rPr>
            <w:delInstrText xml:space="preserve"> HYPERLINK \l "_Toc367742496" </w:delInstrText>
          </w:r>
          <w:r w:rsidRPr="00CC589D">
            <w:rPr>
              <w:rFonts w:ascii="Times New Roman" w:hAnsi="Times New Roman" w:cs="Times New Roman"/>
            </w:rPr>
          </w:r>
          <w:r>
            <w:rPr>
              <w:rFonts w:ascii="Times New Roman" w:hAnsi="Times New Roman" w:cs="Times New Roman"/>
            </w:rPr>
            <w:fldChar w:fldCharType="separate"/>
          </w:r>
          <w:r>
            <w:rPr>
              <w:rStyle w:val="Hyperlink"/>
              <w:rFonts w:ascii="Times New Roman" w:hAnsi="Times New Roman" w:cs="Times New Roman"/>
            </w:rPr>
            <w:delText xml:space="preserve">Chương </w:delText>
          </w:r>
        </w:del>
      </w:ins>
      <w:ins w:id="1084" w:author="Lưu Gia Huy" w:date="2023-06-22T21:40:00Z">
        <w:del w:id="1085" w:author="Lưu Gia Huy" w:date="2023-06-23T09:09:00Z">
          <w:r>
            <w:rPr>
              <w:rStyle w:val="Hyperlink"/>
              <w:rFonts w:ascii="Times New Roman" w:hAnsi="Times New Roman" w:cs="Times New Roman"/>
            </w:rPr>
            <w:delText>2</w:delText>
          </w:r>
        </w:del>
      </w:ins>
      <w:ins w:id="1086" w:author="Lưu Gia Huy" w:date="2023-06-22T21:38:00Z">
        <w:del w:id="1087" w:author="Lưu Gia Huy" w:date="2023-06-23T09:09:00Z">
          <w:r>
            <w:rPr>
              <w:rStyle w:val="Hyperlink"/>
              <w:rFonts w:ascii="Times New Roman" w:hAnsi="Times New Roman" w:cs="Times New Roman"/>
            </w:rPr>
            <w:delText>.</w:delText>
          </w:r>
          <w:r>
            <w:rPr>
              <w:rFonts w:ascii="Times New Roman" w:eastAsiaTheme="minorEastAsia" w:hAnsi="Times New Roman" w:cs="Times New Roman"/>
              <w:sz w:val="22"/>
              <w:lang w:eastAsia="vi-VN"/>
            </w:rPr>
            <w:tab/>
          </w:r>
          <w:r>
            <w:rPr>
              <w:rStyle w:val="Hyperlink"/>
              <w:rFonts w:ascii="Times New Roman" w:hAnsi="Times New Roman" w:cs="Times New Roman"/>
            </w:rPr>
            <w:delText>PHÂN TÍCH HỆ THỐNG</w:delTex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delInstrText xml:space="preserve"> PAGEREF _Toc367742496 \h </w:delInstrText>
          </w:r>
        </w:del>
      </w:ins>
      <w:del w:id="1088" w:author="Lưu Gia Huy" w:date="2023-06-23T09:09:00Z">
        <w:r>
          <w:rPr>
            <w:rFonts w:ascii="Times New Roman" w:hAnsi="Times New Roman" w:cs="Times New Roman"/>
          </w:rPr>
        </w:r>
      </w:del>
      <w:ins w:id="1089" w:author="Lưu Gia Huy" w:date="2023-06-22T21:38:00Z">
        <w:del w:id="1090" w:author="Lưu Gia Huy" w:date="2023-06-23T09:09:00Z">
          <w:r>
            <w:rPr>
              <w:rFonts w:ascii="Times New Roman" w:hAnsi="Times New Roman" w:cs="Times New Roman"/>
            </w:rPr>
            <w:fldChar w:fldCharType="separate"/>
          </w:r>
          <w:r>
            <w:rPr>
              <w:rFonts w:ascii="Times New Roman" w:hAnsi="Times New Roman" w:cs="Times New Roman"/>
            </w:rPr>
            <w:delText>3</w:delText>
          </w:r>
          <w:r>
            <w:rPr>
              <w:rFonts w:ascii="Times New Roman" w:hAnsi="Times New Roman" w:cs="Times New Roman"/>
            </w:rPr>
            <w:fldChar w:fldCharType="end"/>
          </w:r>
          <w:r>
            <w:rPr>
              <w:rFonts w:ascii="Times New Roman" w:hAnsi="Times New Roman" w:cs="Times New Roman"/>
            </w:rPr>
            <w:fldChar w:fldCharType="end"/>
          </w:r>
        </w:del>
      </w:ins>
    </w:p>
    <w:p w14:paraId="55B4329D" w14:textId="77777777" w:rsidR="00501C7E" w:rsidRDefault="00000000" w:rsidP="00501C7E">
      <w:pPr>
        <w:pStyle w:val="TOC2"/>
        <w:tabs>
          <w:tab w:val="left" w:pos="880"/>
          <w:tab w:val="right" w:leader="dot" w:pos="8777"/>
        </w:tabs>
        <w:ind w:left="0"/>
        <w:rPr>
          <w:ins w:id="1091" w:author="Lưu Gia Huy" w:date="2023-06-22T21:38:00Z"/>
          <w:del w:id="1092" w:author="Lưu Gia Huy" w:date="2023-06-23T09:09:00Z"/>
          <w:rFonts w:ascii="Times New Roman" w:hAnsi="Times New Roman" w:cs="Times New Roman"/>
        </w:rPr>
        <w:pPrChange w:id="1093" w:author="Lưu Gia Huy" w:date="2023-06-25T12:00:00Z">
          <w:pPr>
            <w:pStyle w:val="TOC2"/>
            <w:tabs>
              <w:tab w:val="left" w:pos="880"/>
              <w:tab w:val="right" w:leader="dot" w:pos="8777"/>
            </w:tabs>
          </w:pPr>
        </w:pPrChange>
      </w:pPr>
      <w:ins w:id="1094" w:author="Lưu Gia Huy" w:date="2023-06-22T21:38:00Z">
        <w:del w:id="1095" w:author="Lưu Gia Huy" w:date="2023-06-23T09:09:00Z">
          <w:r>
            <w:rPr>
              <w:rFonts w:ascii="Times New Roman" w:hAnsi="Times New Roman" w:cs="Times New Roman"/>
              <w:rPrChange w:id="1096" w:author="Lưu Gia Huy" w:date="2023-06-25T11:57:00Z">
                <w:rPr/>
              </w:rPrChange>
            </w:rPr>
            <w:fldChar w:fldCharType="begin"/>
          </w:r>
          <w:r>
            <w:rPr>
              <w:rFonts w:ascii="Times New Roman" w:hAnsi="Times New Roman" w:cs="Times New Roman"/>
              <w:rPrChange w:id="1097" w:author="Lưu Gia Huy" w:date="2023-06-25T11:57:00Z">
                <w:rPr/>
              </w:rPrChange>
            </w:rPr>
            <w:delInstrText xml:space="preserve"> HYPERLINK \l "_Toc367742497" </w:delInstrText>
          </w:r>
          <w:r w:rsidRPr="00CC589D">
            <w:rPr>
              <w:rFonts w:ascii="Times New Roman" w:hAnsi="Times New Roman" w:cs="Times New Roman"/>
            </w:rPr>
          </w:r>
          <w:r>
            <w:rPr>
              <w:rFonts w:ascii="Times New Roman" w:hAnsi="Times New Roman" w:cs="Times New Roman"/>
            </w:rPr>
            <w:fldChar w:fldCharType="separate"/>
          </w:r>
          <w:r>
            <w:rPr>
              <w:rStyle w:val="Hyperlink"/>
              <w:rFonts w:ascii="Times New Roman" w:eastAsia="Times New Roman" w:hAnsi="Times New Roman" w:cs="Times New Roman"/>
              <w:lang w:val="en-US"/>
            </w:rPr>
            <w:delText>1.1.</w:delText>
          </w:r>
          <w:r>
            <w:rPr>
              <w:rFonts w:ascii="Times New Roman" w:hAnsi="Times New Roman" w:cs="Times New Roman"/>
            </w:rPr>
            <w:tab/>
          </w:r>
          <w:r>
            <w:rPr>
              <w:rStyle w:val="Hyperlink"/>
              <w:rFonts w:ascii="Times New Roman" w:eastAsia="Times New Roman" w:hAnsi="Times New Roman" w:cs="Times New Roman"/>
              <w:lang w:val="en-US"/>
            </w:rPr>
            <w:delText>Chủ đề cấp độ 2</w:delTex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delInstrText xml:space="preserve"> PAGEREF _Toc367742497 \h </w:delInstrText>
          </w:r>
        </w:del>
      </w:ins>
      <w:del w:id="1098" w:author="Lưu Gia Huy" w:date="2023-06-23T09:09:00Z">
        <w:r>
          <w:rPr>
            <w:rFonts w:ascii="Times New Roman" w:hAnsi="Times New Roman" w:cs="Times New Roman"/>
          </w:rPr>
        </w:r>
      </w:del>
      <w:ins w:id="1099" w:author="Lưu Gia Huy" w:date="2023-06-22T21:38:00Z">
        <w:del w:id="1100" w:author="Lưu Gia Huy" w:date="2023-06-23T09:09:00Z">
          <w:r>
            <w:rPr>
              <w:rFonts w:ascii="Times New Roman" w:hAnsi="Times New Roman" w:cs="Times New Roman"/>
            </w:rPr>
            <w:fldChar w:fldCharType="separate"/>
          </w:r>
          <w:r>
            <w:rPr>
              <w:rFonts w:ascii="Times New Roman" w:hAnsi="Times New Roman" w:cs="Times New Roman"/>
            </w:rPr>
            <w:delText>3</w:delText>
          </w:r>
          <w:r>
            <w:rPr>
              <w:rFonts w:ascii="Times New Roman" w:hAnsi="Times New Roman" w:cs="Times New Roman"/>
            </w:rPr>
            <w:fldChar w:fldCharType="end"/>
          </w:r>
          <w:r>
            <w:rPr>
              <w:rFonts w:ascii="Times New Roman" w:hAnsi="Times New Roman" w:cs="Times New Roman"/>
            </w:rPr>
            <w:fldChar w:fldCharType="end"/>
          </w:r>
        </w:del>
      </w:ins>
    </w:p>
    <w:p w14:paraId="7D069091" w14:textId="77777777" w:rsidR="00501C7E" w:rsidRDefault="00000000" w:rsidP="00501C7E">
      <w:pPr>
        <w:pStyle w:val="TOC3"/>
        <w:tabs>
          <w:tab w:val="left" w:pos="1320"/>
          <w:tab w:val="right" w:leader="dot" w:pos="8777"/>
        </w:tabs>
        <w:ind w:left="0"/>
        <w:rPr>
          <w:ins w:id="1101" w:author="Lưu Gia Huy" w:date="2023-06-22T21:38:00Z"/>
          <w:del w:id="1102" w:author="Lưu Gia Huy" w:date="2023-06-23T09:09:00Z"/>
          <w:rFonts w:ascii="Times New Roman" w:hAnsi="Times New Roman" w:cs="Times New Roman"/>
        </w:rPr>
        <w:pPrChange w:id="1103" w:author="Lưu Gia Huy" w:date="2023-06-25T12:00:00Z">
          <w:pPr>
            <w:pStyle w:val="TOC3"/>
            <w:tabs>
              <w:tab w:val="left" w:pos="1320"/>
              <w:tab w:val="right" w:leader="dot" w:pos="8777"/>
            </w:tabs>
          </w:pPr>
        </w:pPrChange>
      </w:pPr>
      <w:ins w:id="1104" w:author="Lưu Gia Huy" w:date="2023-06-22T21:38:00Z">
        <w:del w:id="1105" w:author="Lưu Gia Huy" w:date="2023-06-23T09:09:00Z">
          <w:r>
            <w:rPr>
              <w:rFonts w:ascii="Times New Roman" w:hAnsi="Times New Roman" w:cs="Times New Roman"/>
              <w:rPrChange w:id="1106" w:author="Lưu Gia Huy" w:date="2023-06-25T11:57:00Z">
                <w:rPr/>
              </w:rPrChange>
            </w:rPr>
            <w:fldChar w:fldCharType="begin"/>
          </w:r>
          <w:r>
            <w:rPr>
              <w:rFonts w:ascii="Times New Roman" w:hAnsi="Times New Roman" w:cs="Times New Roman"/>
              <w:rPrChange w:id="1107" w:author="Lưu Gia Huy" w:date="2023-06-25T11:57:00Z">
                <w:rPr/>
              </w:rPrChange>
            </w:rPr>
            <w:delInstrText xml:space="preserve"> HYPERLINK \l "_Toc367742498" </w:delInstrText>
          </w:r>
          <w:r w:rsidRPr="00CC589D">
            <w:rPr>
              <w:rFonts w:ascii="Times New Roman" w:hAnsi="Times New Roman" w:cs="Times New Roman"/>
            </w:rPr>
          </w:r>
          <w:r>
            <w:rPr>
              <w:rFonts w:ascii="Times New Roman" w:hAnsi="Times New Roman" w:cs="Times New Roman"/>
            </w:rPr>
            <w:fldChar w:fldCharType="separate"/>
          </w:r>
          <w:r>
            <w:rPr>
              <w:rStyle w:val="Hyperlink"/>
              <w:rFonts w:ascii="Times New Roman" w:eastAsia="Times New Roman" w:hAnsi="Times New Roman" w:cs="Times New Roman"/>
              <w:lang w:val="en-US"/>
            </w:rPr>
            <w:delText>1.1.1.</w:delText>
          </w:r>
          <w:r>
            <w:rPr>
              <w:rFonts w:ascii="Times New Roman" w:hAnsi="Times New Roman" w:cs="Times New Roman"/>
            </w:rPr>
            <w:tab/>
          </w:r>
          <w:r>
            <w:rPr>
              <w:rStyle w:val="Hyperlink"/>
              <w:rFonts w:ascii="Times New Roman" w:eastAsia="Times New Roman" w:hAnsi="Times New Roman" w:cs="Times New Roman"/>
              <w:lang w:val="en-US"/>
            </w:rPr>
            <w:delText>Chủ đề cấp độ 3</w:delTex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delInstrText xml:space="preserve"> PAGEREF _Toc367742498 \h </w:delInstrText>
          </w:r>
        </w:del>
      </w:ins>
      <w:del w:id="1108" w:author="Lưu Gia Huy" w:date="2023-06-23T09:09:00Z">
        <w:r>
          <w:rPr>
            <w:rFonts w:ascii="Times New Roman" w:hAnsi="Times New Roman" w:cs="Times New Roman"/>
          </w:rPr>
        </w:r>
      </w:del>
      <w:ins w:id="1109" w:author="Lưu Gia Huy" w:date="2023-06-22T21:38:00Z">
        <w:del w:id="1110" w:author="Lưu Gia Huy" w:date="2023-06-23T09:09:00Z">
          <w:r>
            <w:rPr>
              <w:rFonts w:ascii="Times New Roman" w:hAnsi="Times New Roman" w:cs="Times New Roman"/>
            </w:rPr>
            <w:fldChar w:fldCharType="separate"/>
          </w:r>
          <w:r>
            <w:rPr>
              <w:rFonts w:ascii="Times New Roman" w:hAnsi="Times New Roman" w:cs="Times New Roman"/>
            </w:rPr>
            <w:delText>3</w:delText>
          </w:r>
          <w:r>
            <w:rPr>
              <w:rFonts w:ascii="Times New Roman" w:hAnsi="Times New Roman" w:cs="Times New Roman"/>
            </w:rPr>
            <w:fldChar w:fldCharType="end"/>
          </w:r>
          <w:r>
            <w:rPr>
              <w:rFonts w:ascii="Times New Roman" w:hAnsi="Times New Roman" w:cs="Times New Roman"/>
            </w:rPr>
            <w:fldChar w:fldCharType="end"/>
          </w:r>
        </w:del>
      </w:ins>
    </w:p>
    <w:p w14:paraId="7FE4FB37" w14:textId="77777777" w:rsidR="00501C7E" w:rsidRDefault="00000000" w:rsidP="00501C7E">
      <w:pPr>
        <w:pStyle w:val="TOC3"/>
        <w:tabs>
          <w:tab w:val="left" w:pos="1320"/>
          <w:tab w:val="right" w:leader="dot" w:pos="8777"/>
        </w:tabs>
        <w:ind w:left="0"/>
        <w:rPr>
          <w:ins w:id="1111" w:author="Lưu Gia Huy" w:date="2023-06-22T21:38:00Z"/>
          <w:del w:id="1112" w:author="Lưu Gia Huy" w:date="2023-06-23T09:09:00Z"/>
          <w:rFonts w:ascii="Times New Roman" w:hAnsi="Times New Roman" w:cs="Times New Roman"/>
        </w:rPr>
        <w:pPrChange w:id="1113" w:author="Lưu Gia Huy" w:date="2023-06-25T12:00:00Z">
          <w:pPr>
            <w:pStyle w:val="TOC3"/>
            <w:tabs>
              <w:tab w:val="left" w:pos="1320"/>
              <w:tab w:val="right" w:leader="dot" w:pos="8777"/>
            </w:tabs>
          </w:pPr>
        </w:pPrChange>
      </w:pPr>
      <w:ins w:id="1114" w:author="Lưu Gia Huy" w:date="2023-06-22T21:38:00Z">
        <w:del w:id="1115" w:author="Lưu Gia Huy" w:date="2023-06-23T09:09:00Z">
          <w:r>
            <w:rPr>
              <w:rFonts w:ascii="Times New Roman" w:hAnsi="Times New Roman" w:cs="Times New Roman"/>
              <w:rPrChange w:id="1116" w:author="Lưu Gia Huy" w:date="2023-06-25T11:57:00Z">
                <w:rPr/>
              </w:rPrChange>
            </w:rPr>
            <w:fldChar w:fldCharType="begin"/>
          </w:r>
          <w:r>
            <w:rPr>
              <w:rFonts w:ascii="Times New Roman" w:hAnsi="Times New Roman" w:cs="Times New Roman"/>
              <w:rPrChange w:id="1117" w:author="Lưu Gia Huy" w:date="2023-06-25T11:57:00Z">
                <w:rPr/>
              </w:rPrChange>
            </w:rPr>
            <w:delInstrText xml:space="preserve"> HYPERLINK \l "_Toc367742499" </w:delInstrText>
          </w:r>
          <w:r w:rsidRPr="00CC589D">
            <w:rPr>
              <w:rFonts w:ascii="Times New Roman" w:hAnsi="Times New Roman" w:cs="Times New Roman"/>
            </w:rPr>
          </w:r>
          <w:r>
            <w:rPr>
              <w:rFonts w:ascii="Times New Roman" w:hAnsi="Times New Roman" w:cs="Times New Roman"/>
            </w:rPr>
            <w:fldChar w:fldCharType="separate"/>
          </w:r>
          <w:r>
            <w:rPr>
              <w:rStyle w:val="Hyperlink"/>
              <w:rFonts w:ascii="Times New Roman" w:eastAsia="Times New Roman" w:hAnsi="Times New Roman" w:cs="Times New Roman"/>
            </w:rPr>
            <w:delText>1.1.2.</w:delText>
          </w:r>
          <w:r>
            <w:rPr>
              <w:rFonts w:ascii="Times New Roman" w:hAnsi="Times New Roman" w:cs="Times New Roman"/>
            </w:rPr>
            <w:tab/>
          </w:r>
          <w:r>
            <w:rPr>
              <w:rStyle w:val="Hyperlink"/>
              <w:rFonts w:ascii="Times New Roman" w:eastAsia="Times New Roman" w:hAnsi="Times New Roman" w:cs="Times New Roman"/>
              <w:lang w:val="en-US"/>
            </w:rPr>
            <w:delText>Chủ đề cấp độ 3</w:delTex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delInstrText xml:space="preserve"> PAGEREF _Toc367742499 \h </w:delInstrText>
          </w:r>
        </w:del>
      </w:ins>
      <w:del w:id="1118" w:author="Lưu Gia Huy" w:date="2023-06-23T09:09:00Z">
        <w:r>
          <w:rPr>
            <w:rFonts w:ascii="Times New Roman" w:hAnsi="Times New Roman" w:cs="Times New Roman"/>
          </w:rPr>
        </w:r>
      </w:del>
      <w:ins w:id="1119" w:author="Lưu Gia Huy" w:date="2023-06-22T21:38:00Z">
        <w:del w:id="1120" w:author="Lưu Gia Huy" w:date="2023-06-23T09:09:00Z">
          <w:r>
            <w:rPr>
              <w:rFonts w:ascii="Times New Roman" w:hAnsi="Times New Roman" w:cs="Times New Roman"/>
            </w:rPr>
            <w:fldChar w:fldCharType="separate"/>
          </w:r>
          <w:r>
            <w:rPr>
              <w:rFonts w:ascii="Times New Roman" w:hAnsi="Times New Roman" w:cs="Times New Roman"/>
            </w:rPr>
            <w:delText>3</w:delText>
          </w:r>
          <w:r>
            <w:rPr>
              <w:rFonts w:ascii="Times New Roman" w:hAnsi="Times New Roman" w:cs="Times New Roman"/>
            </w:rPr>
            <w:fldChar w:fldCharType="end"/>
          </w:r>
          <w:r>
            <w:rPr>
              <w:rFonts w:ascii="Times New Roman" w:hAnsi="Times New Roman" w:cs="Times New Roman"/>
            </w:rPr>
            <w:fldChar w:fldCharType="end"/>
          </w:r>
        </w:del>
      </w:ins>
    </w:p>
    <w:p w14:paraId="0E866698" w14:textId="77777777" w:rsidR="00501C7E" w:rsidRDefault="00000000" w:rsidP="00501C7E">
      <w:pPr>
        <w:pStyle w:val="TOC4"/>
        <w:tabs>
          <w:tab w:val="left" w:pos="1760"/>
          <w:tab w:val="right" w:leader="dot" w:pos="8777"/>
        </w:tabs>
        <w:ind w:left="0"/>
        <w:rPr>
          <w:ins w:id="1121" w:author="Lưu Gia Huy" w:date="2023-06-22T21:38:00Z"/>
          <w:del w:id="1122" w:author="Lưu Gia Huy" w:date="2023-06-23T09:09:00Z"/>
          <w:rFonts w:ascii="Times New Roman" w:hAnsi="Times New Roman" w:cs="Times New Roman"/>
        </w:rPr>
        <w:pPrChange w:id="1123" w:author="Lưu Gia Huy" w:date="2023-06-25T12:00:00Z">
          <w:pPr>
            <w:pStyle w:val="TOC4"/>
            <w:tabs>
              <w:tab w:val="left" w:pos="1760"/>
              <w:tab w:val="right" w:leader="dot" w:pos="8777"/>
            </w:tabs>
          </w:pPr>
        </w:pPrChange>
      </w:pPr>
      <w:ins w:id="1124" w:author="Lưu Gia Huy" w:date="2023-06-22T21:38:00Z">
        <w:del w:id="1125" w:author="Lưu Gia Huy" w:date="2023-06-23T09:09:00Z">
          <w:r>
            <w:rPr>
              <w:rFonts w:ascii="Times New Roman" w:hAnsi="Times New Roman" w:cs="Times New Roman"/>
              <w:rPrChange w:id="1126" w:author="Lưu Gia Huy" w:date="2023-06-25T11:57:00Z">
                <w:rPr/>
              </w:rPrChange>
            </w:rPr>
            <w:fldChar w:fldCharType="begin"/>
          </w:r>
          <w:r>
            <w:rPr>
              <w:rFonts w:ascii="Times New Roman" w:hAnsi="Times New Roman" w:cs="Times New Roman"/>
              <w:rPrChange w:id="1127" w:author="Lưu Gia Huy" w:date="2023-06-25T11:57:00Z">
                <w:rPr/>
              </w:rPrChange>
            </w:rPr>
            <w:delInstrText xml:space="preserve"> HYPERLINK \l "_Toc367742500" </w:delInstrText>
          </w:r>
          <w:r w:rsidRPr="00CC589D">
            <w:rPr>
              <w:rFonts w:ascii="Times New Roman" w:hAnsi="Times New Roman" w:cs="Times New Roman"/>
            </w:rPr>
          </w:r>
          <w:r>
            <w:rPr>
              <w:rFonts w:ascii="Times New Roman" w:hAnsi="Times New Roman" w:cs="Times New Roman"/>
            </w:rPr>
            <w:fldChar w:fldCharType="separate"/>
          </w:r>
          <w:r>
            <w:rPr>
              <w:rStyle w:val="Hyperlink"/>
              <w:rFonts w:ascii="Times New Roman" w:hAnsi="Times New Roman" w:cs="Times New Roman"/>
              <w:lang w:val="en-US"/>
            </w:rPr>
            <w:delText>1.1.2.1.</w:delText>
          </w:r>
          <w:r>
            <w:rPr>
              <w:rFonts w:ascii="Times New Roman" w:hAnsi="Times New Roman" w:cs="Times New Roman"/>
            </w:rPr>
            <w:tab/>
          </w:r>
          <w:r>
            <w:rPr>
              <w:rStyle w:val="Hyperlink"/>
              <w:rFonts w:ascii="Times New Roman" w:hAnsi="Times New Roman" w:cs="Times New Roman"/>
              <w:lang w:val="en-US"/>
            </w:rPr>
            <w:delText>Chủ đề cấp độ 4</w:delTex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delInstrText xml:space="preserve"> PAGEREF _Toc367742500 \h </w:delInstrText>
          </w:r>
        </w:del>
      </w:ins>
      <w:del w:id="1128" w:author="Lưu Gia Huy" w:date="2023-06-23T09:09:00Z">
        <w:r>
          <w:rPr>
            <w:rFonts w:ascii="Times New Roman" w:hAnsi="Times New Roman" w:cs="Times New Roman"/>
          </w:rPr>
        </w:r>
      </w:del>
      <w:ins w:id="1129" w:author="Lưu Gia Huy" w:date="2023-06-22T21:38:00Z">
        <w:del w:id="1130" w:author="Lưu Gia Huy" w:date="2023-06-23T09:09:00Z">
          <w:r>
            <w:rPr>
              <w:rFonts w:ascii="Times New Roman" w:hAnsi="Times New Roman" w:cs="Times New Roman"/>
            </w:rPr>
            <w:fldChar w:fldCharType="separate"/>
          </w:r>
          <w:r>
            <w:rPr>
              <w:rFonts w:ascii="Times New Roman" w:hAnsi="Times New Roman" w:cs="Times New Roman"/>
            </w:rPr>
            <w:delText>3</w:delText>
          </w:r>
          <w:r>
            <w:rPr>
              <w:rFonts w:ascii="Times New Roman" w:hAnsi="Times New Roman" w:cs="Times New Roman"/>
            </w:rPr>
            <w:fldChar w:fldCharType="end"/>
          </w:r>
          <w:r>
            <w:rPr>
              <w:rFonts w:ascii="Times New Roman" w:hAnsi="Times New Roman" w:cs="Times New Roman"/>
            </w:rPr>
            <w:fldChar w:fldCharType="end"/>
          </w:r>
        </w:del>
      </w:ins>
    </w:p>
    <w:p w14:paraId="551A8133" w14:textId="77777777" w:rsidR="00501C7E" w:rsidRDefault="00000000">
      <w:pPr>
        <w:pStyle w:val="TOC1"/>
        <w:tabs>
          <w:tab w:val="left" w:pos="1540"/>
          <w:tab w:val="right" w:leader="dot" w:pos="8777"/>
        </w:tabs>
        <w:rPr>
          <w:ins w:id="1131" w:author="Lưu Gia Huy" w:date="2023-06-22T21:38:00Z"/>
          <w:del w:id="1132" w:author="Lưu Gia Huy" w:date="2023-06-23T09:09:00Z"/>
          <w:rFonts w:ascii="Times New Roman" w:eastAsiaTheme="minorEastAsia" w:hAnsi="Times New Roman" w:cs="Times New Roman"/>
          <w:sz w:val="22"/>
          <w:lang w:eastAsia="vi-VN"/>
        </w:rPr>
      </w:pPr>
      <w:ins w:id="1133" w:author="Lưu Gia Huy" w:date="2023-06-22T21:38:00Z">
        <w:del w:id="1134" w:author="Lưu Gia Huy" w:date="2023-06-23T09:09:00Z">
          <w:r>
            <w:rPr>
              <w:rFonts w:ascii="Times New Roman" w:hAnsi="Times New Roman" w:cs="Times New Roman"/>
              <w:rPrChange w:id="1135" w:author="Lưu Gia Huy" w:date="2023-06-25T11:57:00Z">
                <w:rPr/>
              </w:rPrChange>
            </w:rPr>
            <w:fldChar w:fldCharType="begin"/>
          </w:r>
          <w:r>
            <w:rPr>
              <w:rFonts w:ascii="Times New Roman" w:hAnsi="Times New Roman" w:cs="Times New Roman"/>
              <w:rPrChange w:id="1136" w:author="Lưu Gia Huy" w:date="2023-06-25T11:57:00Z">
                <w:rPr/>
              </w:rPrChange>
            </w:rPr>
            <w:delInstrText xml:space="preserve"> HYPERLINK \l "_Toc367742496" </w:delInstrText>
          </w:r>
          <w:r w:rsidRPr="00CC589D">
            <w:rPr>
              <w:rFonts w:ascii="Times New Roman" w:hAnsi="Times New Roman" w:cs="Times New Roman"/>
            </w:rPr>
          </w:r>
          <w:r>
            <w:rPr>
              <w:rFonts w:ascii="Times New Roman" w:hAnsi="Times New Roman" w:cs="Times New Roman"/>
            </w:rPr>
            <w:fldChar w:fldCharType="separate"/>
          </w:r>
          <w:r>
            <w:rPr>
              <w:rStyle w:val="Hyperlink"/>
              <w:rFonts w:ascii="Times New Roman" w:hAnsi="Times New Roman" w:cs="Times New Roman"/>
            </w:rPr>
            <w:delText xml:space="preserve">Chương </w:delText>
          </w:r>
        </w:del>
      </w:ins>
      <w:ins w:id="1137" w:author="Lưu Gia Huy" w:date="2023-06-22T21:40:00Z">
        <w:del w:id="1138" w:author="Lưu Gia Huy" w:date="2023-06-23T09:09:00Z">
          <w:r>
            <w:rPr>
              <w:rStyle w:val="Hyperlink"/>
              <w:rFonts w:ascii="Times New Roman" w:hAnsi="Times New Roman" w:cs="Times New Roman"/>
            </w:rPr>
            <w:delText>3</w:delText>
          </w:r>
        </w:del>
      </w:ins>
      <w:ins w:id="1139" w:author="Lưu Gia Huy" w:date="2023-06-22T21:38:00Z">
        <w:del w:id="1140" w:author="Lưu Gia Huy" w:date="2023-06-23T09:09:00Z">
          <w:r>
            <w:rPr>
              <w:rStyle w:val="Hyperlink"/>
              <w:rFonts w:ascii="Times New Roman" w:hAnsi="Times New Roman" w:cs="Times New Roman"/>
            </w:rPr>
            <w:delText>.</w:delText>
          </w:r>
          <w:r>
            <w:rPr>
              <w:rFonts w:ascii="Times New Roman" w:eastAsiaTheme="minorEastAsia" w:hAnsi="Times New Roman" w:cs="Times New Roman"/>
              <w:sz w:val="22"/>
              <w:lang w:eastAsia="vi-VN"/>
            </w:rPr>
            <w:tab/>
          </w:r>
        </w:del>
      </w:ins>
      <w:ins w:id="1141" w:author="Lưu Gia Huy" w:date="2023-06-22T21:39:00Z">
        <w:del w:id="1142" w:author="Lưu Gia Huy" w:date="2023-06-23T09:09:00Z">
          <w:r>
            <w:rPr>
              <w:rStyle w:val="Hyperlink"/>
              <w:rFonts w:ascii="Times New Roman" w:hAnsi="Times New Roman" w:cs="Times New Roman"/>
            </w:rPr>
            <w:delText>GIẢI PHÁP</w:delText>
          </w:r>
        </w:del>
      </w:ins>
      <w:ins w:id="1143" w:author="Lưu Gia Huy" w:date="2023-06-22T21:38:00Z">
        <w:del w:id="1144" w:author="Lưu Gia Huy" w:date="2023-06-23T09:09:00Z">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delInstrText xml:space="preserve"> PAGEREF _Toc367742496 \h </w:delInstrText>
          </w:r>
        </w:del>
      </w:ins>
      <w:del w:id="1145" w:author="Lưu Gia Huy" w:date="2023-06-23T09:09:00Z">
        <w:r>
          <w:rPr>
            <w:rFonts w:ascii="Times New Roman" w:hAnsi="Times New Roman" w:cs="Times New Roman"/>
          </w:rPr>
        </w:r>
      </w:del>
      <w:ins w:id="1146" w:author="Lưu Gia Huy" w:date="2023-06-22T21:38:00Z">
        <w:del w:id="1147" w:author="Lưu Gia Huy" w:date="2023-06-23T09:09:00Z">
          <w:r>
            <w:rPr>
              <w:rFonts w:ascii="Times New Roman" w:hAnsi="Times New Roman" w:cs="Times New Roman"/>
            </w:rPr>
            <w:fldChar w:fldCharType="separate"/>
          </w:r>
          <w:r>
            <w:rPr>
              <w:rFonts w:ascii="Times New Roman" w:hAnsi="Times New Roman" w:cs="Times New Roman"/>
            </w:rPr>
            <w:delText>3</w:delText>
          </w:r>
          <w:r>
            <w:rPr>
              <w:rFonts w:ascii="Times New Roman" w:hAnsi="Times New Roman" w:cs="Times New Roman"/>
            </w:rPr>
            <w:fldChar w:fldCharType="end"/>
          </w:r>
          <w:r>
            <w:rPr>
              <w:rFonts w:ascii="Times New Roman" w:hAnsi="Times New Roman" w:cs="Times New Roman"/>
            </w:rPr>
            <w:fldChar w:fldCharType="end"/>
          </w:r>
        </w:del>
      </w:ins>
    </w:p>
    <w:p w14:paraId="74DB7344" w14:textId="77777777" w:rsidR="00501C7E" w:rsidRDefault="00000000" w:rsidP="00501C7E">
      <w:pPr>
        <w:pStyle w:val="TOC2"/>
        <w:tabs>
          <w:tab w:val="left" w:pos="880"/>
          <w:tab w:val="right" w:leader="dot" w:pos="8777"/>
        </w:tabs>
        <w:ind w:left="0"/>
        <w:rPr>
          <w:ins w:id="1148" w:author="Lưu Gia Huy" w:date="2023-06-22T21:38:00Z"/>
          <w:del w:id="1149" w:author="Lưu Gia Huy" w:date="2023-06-23T09:09:00Z"/>
          <w:rFonts w:ascii="Times New Roman" w:hAnsi="Times New Roman" w:cs="Times New Roman"/>
        </w:rPr>
        <w:pPrChange w:id="1150" w:author="Lưu Gia Huy" w:date="2023-06-25T12:00:00Z">
          <w:pPr>
            <w:pStyle w:val="TOC2"/>
            <w:tabs>
              <w:tab w:val="left" w:pos="880"/>
              <w:tab w:val="right" w:leader="dot" w:pos="8777"/>
            </w:tabs>
          </w:pPr>
        </w:pPrChange>
      </w:pPr>
      <w:ins w:id="1151" w:author="Lưu Gia Huy" w:date="2023-06-22T21:38:00Z">
        <w:del w:id="1152" w:author="Lưu Gia Huy" w:date="2023-06-23T09:09:00Z">
          <w:r>
            <w:rPr>
              <w:rFonts w:ascii="Times New Roman" w:hAnsi="Times New Roman" w:cs="Times New Roman"/>
              <w:rPrChange w:id="1153" w:author="Lưu Gia Huy" w:date="2023-06-25T11:57:00Z">
                <w:rPr/>
              </w:rPrChange>
            </w:rPr>
            <w:fldChar w:fldCharType="begin"/>
          </w:r>
          <w:r>
            <w:rPr>
              <w:rFonts w:ascii="Times New Roman" w:hAnsi="Times New Roman" w:cs="Times New Roman"/>
              <w:rPrChange w:id="1154" w:author="Lưu Gia Huy" w:date="2023-06-25T11:57:00Z">
                <w:rPr/>
              </w:rPrChange>
            </w:rPr>
            <w:delInstrText xml:space="preserve"> HYPERLINK \l "_Toc367742497" </w:delInstrText>
          </w:r>
          <w:r w:rsidRPr="00CC589D">
            <w:rPr>
              <w:rFonts w:ascii="Times New Roman" w:hAnsi="Times New Roman" w:cs="Times New Roman"/>
            </w:rPr>
          </w:r>
          <w:r>
            <w:rPr>
              <w:rFonts w:ascii="Times New Roman" w:hAnsi="Times New Roman" w:cs="Times New Roman"/>
            </w:rPr>
            <w:fldChar w:fldCharType="separate"/>
          </w:r>
          <w:r>
            <w:rPr>
              <w:rStyle w:val="Hyperlink"/>
              <w:rFonts w:ascii="Times New Roman" w:eastAsia="Times New Roman" w:hAnsi="Times New Roman" w:cs="Times New Roman"/>
              <w:lang w:val="en-US"/>
            </w:rPr>
            <w:delText>1.1.</w:delText>
          </w:r>
          <w:r>
            <w:rPr>
              <w:rFonts w:ascii="Times New Roman" w:hAnsi="Times New Roman" w:cs="Times New Roman"/>
            </w:rPr>
            <w:tab/>
          </w:r>
        </w:del>
      </w:ins>
      <w:ins w:id="1155" w:author="Lưu Gia Huy" w:date="2023-06-22T21:42:00Z">
        <w:del w:id="1156" w:author="Lưu Gia Huy" w:date="2023-06-23T09:09:00Z">
          <w:r>
            <w:rPr>
              <w:rStyle w:val="Hyperlink"/>
              <w:rFonts w:ascii="Times New Roman" w:eastAsia="Times New Roman" w:hAnsi="Times New Roman" w:cs="Times New Roman"/>
              <w:lang w:val="en-US"/>
            </w:rPr>
            <w:delText>HTTPS</w:delText>
          </w:r>
        </w:del>
      </w:ins>
      <w:ins w:id="1157" w:author="Lưu Gia Huy" w:date="2023-06-22T21:38:00Z">
        <w:del w:id="1158" w:author="Lưu Gia Huy" w:date="2023-06-23T09:09:00Z">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delInstrText xml:space="preserve"> PAGEREF _Toc367742497 \h </w:delInstrText>
          </w:r>
        </w:del>
      </w:ins>
      <w:del w:id="1159" w:author="Lưu Gia Huy" w:date="2023-06-23T09:09:00Z">
        <w:r>
          <w:rPr>
            <w:rFonts w:ascii="Times New Roman" w:hAnsi="Times New Roman" w:cs="Times New Roman"/>
          </w:rPr>
        </w:r>
      </w:del>
      <w:ins w:id="1160" w:author="Lưu Gia Huy" w:date="2023-06-22T21:38:00Z">
        <w:del w:id="1161" w:author="Lưu Gia Huy" w:date="2023-06-23T09:09:00Z">
          <w:r>
            <w:rPr>
              <w:rFonts w:ascii="Times New Roman" w:hAnsi="Times New Roman" w:cs="Times New Roman"/>
            </w:rPr>
            <w:fldChar w:fldCharType="separate"/>
          </w:r>
          <w:r>
            <w:rPr>
              <w:rFonts w:ascii="Times New Roman" w:hAnsi="Times New Roman" w:cs="Times New Roman"/>
            </w:rPr>
            <w:delText>3</w:delText>
          </w:r>
          <w:r>
            <w:rPr>
              <w:rFonts w:ascii="Times New Roman" w:hAnsi="Times New Roman" w:cs="Times New Roman"/>
            </w:rPr>
            <w:fldChar w:fldCharType="end"/>
          </w:r>
          <w:r>
            <w:rPr>
              <w:rFonts w:ascii="Times New Roman" w:hAnsi="Times New Roman" w:cs="Times New Roman"/>
            </w:rPr>
            <w:fldChar w:fldCharType="end"/>
          </w:r>
        </w:del>
      </w:ins>
    </w:p>
    <w:p w14:paraId="21E1ED91" w14:textId="77777777" w:rsidR="00501C7E" w:rsidRDefault="00000000" w:rsidP="00501C7E">
      <w:pPr>
        <w:pStyle w:val="TOC3"/>
        <w:tabs>
          <w:tab w:val="left" w:pos="1320"/>
          <w:tab w:val="right" w:leader="dot" w:pos="8777"/>
        </w:tabs>
        <w:ind w:left="0"/>
        <w:rPr>
          <w:ins w:id="1162" w:author="Lưu Gia Huy" w:date="2023-06-22T21:38:00Z"/>
          <w:del w:id="1163" w:author="Lưu Gia Huy" w:date="2023-06-23T09:09:00Z"/>
          <w:rFonts w:ascii="Times New Roman" w:hAnsi="Times New Roman" w:cs="Times New Roman"/>
        </w:rPr>
        <w:pPrChange w:id="1164" w:author="Lưu Gia Huy" w:date="2023-06-25T12:00:00Z">
          <w:pPr>
            <w:pStyle w:val="TOC3"/>
            <w:tabs>
              <w:tab w:val="left" w:pos="1320"/>
              <w:tab w:val="right" w:leader="dot" w:pos="8777"/>
            </w:tabs>
          </w:pPr>
        </w:pPrChange>
      </w:pPr>
      <w:ins w:id="1165" w:author="Lưu Gia Huy" w:date="2023-06-22T21:38:00Z">
        <w:del w:id="1166" w:author="Lưu Gia Huy" w:date="2023-06-23T09:09:00Z">
          <w:r>
            <w:rPr>
              <w:rFonts w:ascii="Times New Roman" w:hAnsi="Times New Roman" w:cs="Times New Roman"/>
              <w:rPrChange w:id="1167" w:author="Lưu Gia Huy" w:date="2023-06-25T11:57:00Z">
                <w:rPr/>
              </w:rPrChange>
            </w:rPr>
            <w:fldChar w:fldCharType="begin"/>
          </w:r>
          <w:r>
            <w:rPr>
              <w:rFonts w:ascii="Times New Roman" w:hAnsi="Times New Roman" w:cs="Times New Roman"/>
              <w:rPrChange w:id="1168" w:author="Lưu Gia Huy" w:date="2023-06-25T11:57:00Z">
                <w:rPr/>
              </w:rPrChange>
            </w:rPr>
            <w:delInstrText xml:space="preserve"> HYPERLINK \l "_Toc367742498" </w:delInstrText>
          </w:r>
          <w:r w:rsidRPr="00CC589D">
            <w:rPr>
              <w:rFonts w:ascii="Times New Roman" w:hAnsi="Times New Roman" w:cs="Times New Roman"/>
            </w:rPr>
          </w:r>
          <w:r>
            <w:rPr>
              <w:rFonts w:ascii="Times New Roman" w:hAnsi="Times New Roman" w:cs="Times New Roman"/>
            </w:rPr>
            <w:fldChar w:fldCharType="separate"/>
          </w:r>
          <w:r>
            <w:rPr>
              <w:rStyle w:val="Hyperlink"/>
              <w:rFonts w:ascii="Times New Roman" w:eastAsia="Times New Roman" w:hAnsi="Times New Roman" w:cs="Times New Roman"/>
              <w:lang w:val="en-US"/>
            </w:rPr>
            <w:delText>1.1.1.</w:delText>
          </w:r>
          <w:r>
            <w:rPr>
              <w:rFonts w:ascii="Times New Roman" w:hAnsi="Times New Roman" w:cs="Times New Roman"/>
            </w:rPr>
            <w:tab/>
          </w:r>
          <w:r>
            <w:rPr>
              <w:rStyle w:val="Hyperlink"/>
              <w:rFonts w:ascii="Times New Roman" w:eastAsia="Times New Roman" w:hAnsi="Times New Roman" w:cs="Times New Roman"/>
              <w:lang w:val="en-US"/>
            </w:rPr>
            <w:delText>Chủ đề cấp độ 3</w:delTex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delInstrText xml:space="preserve"> PAGEREF _Toc367742498 \h </w:delInstrText>
          </w:r>
        </w:del>
      </w:ins>
      <w:del w:id="1169" w:author="Lưu Gia Huy" w:date="2023-06-23T09:09:00Z">
        <w:r>
          <w:rPr>
            <w:rFonts w:ascii="Times New Roman" w:hAnsi="Times New Roman" w:cs="Times New Roman"/>
          </w:rPr>
        </w:r>
      </w:del>
      <w:ins w:id="1170" w:author="Lưu Gia Huy" w:date="2023-06-22T21:38:00Z">
        <w:del w:id="1171" w:author="Lưu Gia Huy" w:date="2023-06-23T09:09:00Z">
          <w:r>
            <w:rPr>
              <w:rFonts w:ascii="Times New Roman" w:hAnsi="Times New Roman" w:cs="Times New Roman"/>
            </w:rPr>
            <w:fldChar w:fldCharType="separate"/>
          </w:r>
          <w:r>
            <w:rPr>
              <w:rFonts w:ascii="Times New Roman" w:hAnsi="Times New Roman" w:cs="Times New Roman"/>
            </w:rPr>
            <w:delText>3</w:delText>
          </w:r>
          <w:r>
            <w:rPr>
              <w:rFonts w:ascii="Times New Roman" w:hAnsi="Times New Roman" w:cs="Times New Roman"/>
            </w:rPr>
            <w:fldChar w:fldCharType="end"/>
          </w:r>
          <w:r>
            <w:rPr>
              <w:rFonts w:ascii="Times New Roman" w:hAnsi="Times New Roman" w:cs="Times New Roman"/>
            </w:rPr>
            <w:fldChar w:fldCharType="end"/>
          </w:r>
        </w:del>
      </w:ins>
    </w:p>
    <w:p w14:paraId="7363A2DF" w14:textId="77777777" w:rsidR="00501C7E" w:rsidRDefault="00000000" w:rsidP="00501C7E">
      <w:pPr>
        <w:pStyle w:val="TOC3"/>
        <w:tabs>
          <w:tab w:val="left" w:pos="1320"/>
          <w:tab w:val="right" w:leader="dot" w:pos="8777"/>
        </w:tabs>
        <w:ind w:left="0"/>
        <w:rPr>
          <w:ins w:id="1172" w:author="Lưu Gia Huy" w:date="2023-06-22T21:42:00Z"/>
          <w:del w:id="1173" w:author="Lưu Gia Huy" w:date="2023-06-23T09:09:00Z"/>
          <w:rFonts w:ascii="Times New Roman" w:hAnsi="Times New Roman" w:cs="Times New Roman"/>
        </w:rPr>
        <w:pPrChange w:id="1174" w:author="Lưu Gia Huy" w:date="2023-06-25T12:00:00Z">
          <w:pPr>
            <w:pStyle w:val="TOC3"/>
            <w:tabs>
              <w:tab w:val="left" w:pos="1320"/>
              <w:tab w:val="right" w:leader="dot" w:pos="8777"/>
            </w:tabs>
          </w:pPr>
        </w:pPrChange>
      </w:pPr>
      <w:ins w:id="1175" w:author="Lưu Gia Huy" w:date="2023-06-22T21:38:00Z">
        <w:del w:id="1176" w:author="Lưu Gia Huy" w:date="2023-06-23T09:09:00Z">
          <w:r>
            <w:rPr>
              <w:rFonts w:ascii="Times New Roman" w:hAnsi="Times New Roman" w:cs="Times New Roman"/>
              <w:rPrChange w:id="1177" w:author="Lưu Gia Huy" w:date="2023-06-25T11:57:00Z">
                <w:rPr/>
              </w:rPrChange>
            </w:rPr>
            <w:fldChar w:fldCharType="begin"/>
          </w:r>
          <w:r>
            <w:rPr>
              <w:rFonts w:ascii="Times New Roman" w:hAnsi="Times New Roman" w:cs="Times New Roman"/>
              <w:rPrChange w:id="1178" w:author="Lưu Gia Huy" w:date="2023-06-25T11:57:00Z">
                <w:rPr/>
              </w:rPrChange>
            </w:rPr>
            <w:delInstrText xml:space="preserve"> HYPERLINK \l "_Toc367742499" </w:delInstrText>
          </w:r>
          <w:r w:rsidRPr="00CC589D">
            <w:rPr>
              <w:rFonts w:ascii="Times New Roman" w:hAnsi="Times New Roman" w:cs="Times New Roman"/>
            </w:rPr>
          </w:r>
          <w:r>
            <w:rPr>
              <w:rFonts w:ascii="Times New Roman" w:hAnsi="Times New Roman" w:cs="Times New Roman"/>
            </w:rPr>
            <w:fldChar w:fldCharType="separate"/>
          </w:r>
          <w:r>
            <w:rPr>
              <w:rStyle w:val="Hyperlink"/>
              <w:rFonts w:ascii="Times New Roman" w:eastAsia="Times New Roman" w:hAnsi="Times New Roman" w:cs="Times New Roman"/>
            </w:rPr>
            <w:delText>1.1.2.</w:delText>
          </w:r>
          <w:r>
            <w:rPr>
              <w:rFonts w:ascii="Times New Roman" w:hAnsi="Times New Roman" w:cs="Times New Roman"/>
            </w:rPr>
            <w:tab/>
          </w:r>
          <w:r>
            <w:rPr>
              <w:rStyle w:val="Hyperlink"/>
              <w:rFonts w:ascii="Times New Roman" w:eastAsia="Times New Roman" w:hAnsi="Times New Roman" w:cs="Times New Roman"/>
              <w:lang w:val="en-US"/>
            </w:rPr>
            <w:delText>Chủ đề cấp độ 3</w:delTex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delInstrText xml:space="preserve"> PAGEREF _Toc367742499 \h </w:delInstrText>
          </w:r>
        </w:del>
      </w:ins>
      <w:del w:id="1179" w:author="Lưu Gia Huy" w:date="2023-06-23T09:09:00Z">
        <w:r>
          <w:rPr>
            <w:rFonts w:ascii="Times New Roman" w:hAnsi="Times New Roman" w:cs="Times New Roman"/>
          </w:rPr>
        </w:r>
      </w:del>
      <w:ins w:id="1180" w:author="Lưu Gia Huy" w:date="2023-06-22T21:38:00Z">
        <w:del w:id="1181" w:author="Lưu Gia Huy" w:date="2023-06-23T09:09:00Z">
          <w:r>
            <w:rPr>
              <w:rFonts w:ascii="Times New Roman" w:hAnsi="Times New Roman" w:cs="Times New Roman"/>
            </w:rPr>
            <w:fldChar w:fldCharType="separate"/>
          </w:r>
          <w:r>
            <w:rPr>
              <w:rFonts w:ascii="Times New Roman" w:hAnsi="Times New Roman" w:cs="Times New Roman"/>
            </w:rPr>
            <w:delText>3</w:delText>
          </w:r>
          <w:r>
            <w:rPr>
              <w:rFonts w:ascii="Times New Roman" w:hAnsi="Times New Roman" w:cs="Times New Roman"/>
            </w:rPr>
            <w:fldChar w:fldCharType="end"/>
          </w:r>
          <w:r>
            <w:rPr>
              <w:rFonts w:ascii="Times New Roman" w:hAnsi="Times New Roman" w:cs="Times New Roman"/>
            </w:rPr>
            <w:fldChar w:fldCharType="end"/>
          </w:r>
        </w:del>
      </w:ins>
    </w:p>
    <w:p w14:paraId="506C44FD" w14:textId="77777777" w:rsidR="00501C7E" w:rsidRDefault="00000000" w:rsidP="00501C7E">
      <w:pPr>
        <w:pStyle w:val="TOC2"/>
        <w:tabs>
          <w:tab w:val="left" w:pos="880"/>
          <w:tab w:val="right" w:leader="dot" w:pos="8777"/>
        </w:tabs>
        <w:ind w:left="0"/>
        <w:rPr>
          <w:ins w:id="1182" w:author="Lưu Gia Huy" w:date="2023-06-22T21:42:00Z"/>
          <w:del w:id="1183" w:author="Lưu Gia Huy" w:date="2023-06-23T09:09:00Z"/>
          <w:rFonts w:ascii="Times New Roman" w:hAnsi="Times New Roman" w:cs="Times New Roman"/>
        </w:rPr>
        <w:pPrChange w:id="1184" w:author="Lưu Gia Huy" w:date="2023-06-25T12:00:00Z">
          <w:pPr>
            <w:pStyle w:val="TOC2"/>
            <w:tabs>
              <w:tab w:val="left" w:pos="880"/>
              <w:tab w:val="right" w:leader="dot" w:pos="8777"/>
            </w:tabs>
          </w:pPr>
        </w:pPrChange>
      </w:pPr>
      <w:ins w:id="1185" w:author="Lưu Gia Huy" w:date="2023-06-22T21:42:00Z">
        <w:del w:id="1186" w:author="Lưu Gia Huy" w:date="2023-06-23T09:09:00Z">
          <w:r>
            <w:rPr>
              <w:rFonts w:ascii="Times New Roman" w:hAnsi="Times New Roman" w:cs="Times New Roman"/>
              <w:rPrChange w:id="1187" w:author="Lưu Gia Huy" w:date="2023-06-25T11:57:00Z">
                <w:rPr/>
              </w:rPrChange>
            </w:rPr>
            <w:fldChar w:fldCharType="begin"/>
          </w:r>
          <w:r>
            <w:rPr>
              <w:rFonts w:ascii="Times New Roman" w:hAnsi="Times New Roman" w:cs="Times New Roman"/>
              <w:rPrChange w:id="1188" w:author="Lưu Gia Huy" w:date="2023-06-25T11:57:00Z">
                <w:rPr/>
              </w:rPrChange>
            </w:rPr>
            <w:delInstrText xml:space="preserve"> HYPERLINK \l "_Toc367742497" </w:delInstrText>
          </w:r>
          <w:r w:rsidRPr="00CC589D">
            <w:rPr>
              <w:rFonts w:ascii="Times New Roman" w:hAnsi="Times New Roman" w:cs="Times New Roman"/>
            </w:rPr>
          </w:r>
          <w:r>
            <w:rPr>
              <w:rFonts w:ascii="Times New Roman" w:hAnsi="Times New Roman" w:cs="Times New Roman"/>
            </w:rPr>
            <w:fldChar w:fldCharType="separate"/>
          </w:r>
          <w:r>
            <w:rPr>
              <w:rStyle w:val="Hyperlink"/>
              <w:rFonts w:ascii="Times New Roman" w:eastAsia="Times New Roman" w:hAnsi="Times New Roman" w:cs="Times New Roman"/>
              <w:lang w:val="en-US"/>
            </w:rPr>
            <w:delText>1.1.</w:delText>
          </w:r>
          <w:r>
            <w:rPr>
              <w:rFonts w:ascii="Times New Roman" w:hAnsi="Times New Roman" w:cs="Times New Roman"/>
            </w:rPr>
            <w:tab/>
          </w:r>
        </w:del>
      </w:ins>
      <w:ins w:id="1189" w:author="Lưu Gia Huy" w:date="2023-06-22T21:43:00Z">
        <w:del w:id="1190" w:author="Lưu Gia Huy" w:date="2023-06-23T09:09:00Z">
          <w:r>
            <w:rPr>
              <w:rStyle w:val="Hyperlink"/>
              <w:rFonts w:ascii="Times New Roman" w:eastAsia="Times New Roman" w:hAnsi="Times New Roman" w:cs="Times New Roman"/>
              <w:lang w:val="en-US"/>
            </w:rPr>
            <w:delText>Scheme</w:delText>
          </w:r>
        </w:del>
      </w:ins>
      <w:ins w:id="1191" w:author="Lưu Gia Huy" w:date="2023-06-22T21:42:00Z">
        <w:del w:id="1192" w:author="Lưu Gia Huy" w:date="2023-06-23T09:09:00Z">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delInstrText xml:space="preserve"> PAGEREF _Toc367742497 \h </w:delInstrText>
          </w:r>
        </w:del>
      </w:ins>
      <w:del w:id="1193" w:author="Lưu Gia Huy" w:date="2023-06-23T09:09:00Z">
        <w:r>
          <w:rPr>
            <w:rFonts w:ascii="Times New Roman" w:hAnsi="Times New Roman" w:cs="Times New Roman"/>
          </w:rPr>
        </w:r>
      </w:del>
      <w:ins w:id="1194" w:author="Lưu Gia Huy" w:date="2023-06-22T21:42:00Z">
        <w:del w:id="1195" w:author="Lưu Gia Huy" w:date="2023-06-23T09:09:00Z">
          <w:r>
            <w:rPr>
              <w:rFonts w:ascii="Times New Roman" w:hAnsi="Times New Roman" w:cs="Times New Roman"/>
            </w:rPr>
            <w:fldChar w:fldCharType="separate"/>
          </w:r>
          <w:r>
            <w:rPr>
              <w:rFonts w:ascii="Times New Roman" w:hAnsi="Times New Roman" w:cs="Times New Roman"/>
            </w:rPr>
            <w:delText>3</w:delText>
          </w:r>
          <w:r>
            <w:rPr>
              <w:rFonts w:ascii="Times New Roman" w:hAnsi="Times New Roman" w:cs="Times New Roman"/>
            </w:rPr>
            <w:fldChar w:fldCharType="end"/>
          </w:r>
          <w:r>
            <w:rPr>
              <w:rFonts w:ascii="Times New Roman" w:hAnsi="Times New Roman" w:cs="Times New Roman"/>
            </w:rPr>
            <w:fldChar w:fldCharType="end"/>
          </w:r>
        </w:del>
      </w:ins>
    </w:p>
    <w:p w14:paraId="649F810A" w14:textId="77777777" w:rsidR="00501C7E" w:rsidRDefault="00000000" w:rsidP="00501C7E">
      <w:pPr>
        <w:pStyle w:val="TOC3"/>
        <w:tabs>
          <w:tab w:val="left" w:pos="1320"/>
          <w:tab w:val="right" w:leader="dot" w:pos="8777"/>
        </w:tabs>
        <w:ind w:left="0"/>
        <w:rPr>
          <w:ins w:id="1196" w:author="Lưu Gia Huy" w:date="2023-06-22T21:42:00Z"/>
          <w:del w:id="1197" w:author="Lưu Gia Huy" w:date="2023-06-23T09:09:00Z"/>
          <w:rFonts w:ascii="Times New Roman" w:hAnsi="Times New Roman" w:cs="Times New Roman"/>
        </w:rPr>
        <w:pPrChange w:id="1198" w:author="Lưu Gia Huy" w:date="2023-06-25T12:00:00Z">
          <w:pPr>
            <w:pStyle w:val="TOC3"/>
            <w:tabs>
              <w:tab w:val="left" w:pos="1320"/>
              <w:tab w:val="right" w:leader="dot" w:pos="8777"/>
            </w:tabs>
          </w:pPr>
        </w:pPrChange>
      </w:pPr>
      <w:ins w:id="1199" w:author="Lưu Gia Huy" w:date="2023-06-22T21:42:00Z">
        <w:del w:id="1200" w:author="Lưu Gia Huy" w:date="2023-06-23T09:09:00Z">
          <w:r>
            <w:rPr>
              <w:rFonts w:ascii="Times New Roman" w:hAnsi="Times New Roman" w:cs="Times New Roman"/>
              <w:rPrChange w:id="1201" w:author="Lưu Gia Huy" w:date="2023-06-25T11:57:00Z">
                <w:rPr/>
              </w:rPrChange>
            </w:rPr>
            <w:fldChar w:fldCharType="begin"/>
          </w:r>
          <w:r>
            <w:rPr>
              <w:rFonts w:ascii="Times New Roman" w:hAnsi="Times New Roman" w:cs="Times New Roman"/>
              <w:rPrChange w:id="1202" w:author="Lưu Gia Huy" w:date="2023-06-25T11:57:00Z">
                <w:rPr/>
              </w:rPrChange>
            </w:rPr>
            <w:delInstrText xml:space="preserve"> HYPERLINK \l "_Toc367742498" </w:delInstrText>
          </w:r>
          <w:r w:rsidRPr="00CC589D">
            <w:rPr>
              <w:rFonts w:ascii="Times New Roman" w:hAnsi="Times New Roman" w:cs="Times New Roman"/>
            </w:rPr>
          </w:r>
          <w:r>
            <w:rPr>
              <w:rFonts w:ascii="Times New Roman" w:hAnsi="Times New Roman" w:cs="Times New Roman"/>
            </w:rPr>
            <w:fldChar w:fldCharType="separate"/>
          </w:r>
          <w:r>
            <w:rPr>
              <w:rStyle w:val="Hyperlink"/>
              <w:rFonts w:ascii="Times New Roman" w:eastAsia="Times New Roman" w:hAnsi="Times New Roman" w:cs="Times New Roman"/>
              <w:lang w:val="en-US"/>
            </w:rPr>
            <w:delText>1.1.1.</w:delText>
          </w:r>
          <w:r>
            <w:rPr>
              <w:rFonts w:ascii="Times New Roman" w:hAnsi="Times New Roman" w:cs="Times New Roman"/>
            </w:rPr>
            <w:tab/>
          </w:r>
          <w:r>
            <w:rPr>
              <w:rStyle w:val="Hyperlink"/>
              <w:rFonts w:ascii="Times New Roman" w:eastAsia="Times New Roman" w:hAnsi="Times New Roman" w:cs="Times New Roman"/>
              <w:lang w:val="en-US"/>
            </w:rPr>
            <w:delText>Chủ đề cấp độ 3</w:delTex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delInstrText xml:space="preserve"> PAGEREF _Toc367742498 \h </w:delInstrText>
          </w:r>
        </w:del>
      </w:ins>
      <w:del w:id="1203" w:author="Lưu Gia Huy" w:date="2023-06-23T09:09:00Z">
        <w:r>
          <w:rPr>
            <w:rFonts w:ascii="Times New Roman" w:hAnsi="Times New Roman" w:cs="Times New Roman"/>
          </w:rPr>
        </w:r>
      </w:del>
      <w:ins w:id="1204" w:author="Lưu Gia Huy" w:date="2023-06-22T21:42:00Z">
        <w:del w:id="1205" w:author="Lưu Gia Huy" w:date="2023-06-23T09:09:00Z">
          <w:r>
            <w:rPr>
              <w:rFonts w:ascii="Times New Roman" w:hAnsi="Times New Roman" w:cs="Times New Roman"/>
            </w:rPr>
            <w:fldChar w:fldCharType="separate"/>
          </w:r>
          <w:r>
            <w:rPr>
              <w:rFonts w:ascii="Times New Roman" w:hAnsi="Times New Roman" w:cs="Times New Roman"/>
            </w:rPr>
            <w:delText>3</w:delText>
          </w:r>
          <w:r>
            <w:rPr>
              <w:rFonts w:ascii="Times New Roman" w:hAnsi="Times New Roman" w:cs="Times New Roman"/>
            </w:rPr>
            <w:fldChar w:fldCharType="end"/>
          </w:r>
          <w:r>
            <w:rPr>
              <w:rFonts w:ascii="Times New Roman" w:hAnsi="Times New Roman" w:cs="Times New Roman"/>
            </w:rPr>
            <w:fldChar w:fldCharType="end"/>
          </w:r>
        </w:del>
      </w:ins>
    </w:p>
    <w:p w14:paraId="56264262" w14:textId="77777777" w:rsidR="00501C7E" w:rsidRDefault="00000000" w:rsidP="00501C7E">
      <w:pPr>
        <w:pStyle w:val="TOC3"/>
        <w:tabs>
          <w:tab w:val="left" w:pos="1320"/>
          <w:tab w:val="right" w:leader="dot" w:pos="8777"/>
        </w:tabs>
        <w:ind w:left="0"/>
        <w:rPr>
          <w:ins w:id="1206" w:author="Lưu Gia Huy" w:date="2023-06-22T21:43:00Z"/>
          <w:del w:id="1207" w:author="Lưu Gia Huy" w:date="2023-06-23T09:09:00Z"/>
          <w:rFonts w:ascii="Times New Roman" w:hAnsi="Times New Roman" w:cs="Times New Roman"/>
        </w:rPr>
        <w:pPrChange w:id="1208" w:author="Lưu Gia Huy" w:date="2023-06-25T12:00:00Z">
          <w:pPr>
            <w:pStyle w:val="TOC3"/>
            <w:tabs>
              <w:tab w:val="left" w:pos="1320"/>
              <w:tab w:val="right" w:leader="dot" w:pos="8777"/>
            </w:tabs>
          </w:pPr>
        </w:pPrChange>
      </w:pPr>
      <w:ins w:id="1209" w:author="Lưu Gia Huy" w:date="2023-06-22T21:42:00Z">
        <w:del w:id="1210" w:author="Lưu Gia Huy" w:date="2023-06-23T09:09:00Z">
          <w:r>
            <w:rPr>
              <w:rFonts w:ascii="Times New Roman" w:hAnsi="Times New Roman" w:cs="Times New Roman"/>
              <w:rPrChange w:id="1211" w:author="Lưu Gia Huy" w:date="2023-06-25T11:57:00Z">
                <w:rPr/>
              </w:rPrChange>
            </w:rPr>
            <w:fldChar w:fldCharType="begin"/>
          </w:r>
          <w:r>
            <w:rPr>
              <w:rFonts w:ascii="Times New Roman" w:hAnsi="Times New Roman" w:cs="Times New Roman"/>
              <w:rPrChange w:id="1212" w:author="Lưu Gia Huy" w:date="2023-06-25T11:57:00Z">
                <w:rPr/>
              </w:rPrChange>
            </w:rPr>
            <w:delInstrText xml:space="preserve"> HYPERLINK \l "_Toc367742499" </w:delInstrText>
          </w:r>
          <w:r w:rsidRPr="00CC589D">
            <w:rPr>
              <w:rFonts w:ascii="Times New Roman" w:hAnsi="Times New Roman" w:cs="Times New Roman"/>
            </w:rPr>
          </w:r>
          <w:r>
            <w:rPr>
              <w:rFonts w:ascii="Times New Roman" w:hAnsi="Times New Roman" w:cs="Times New Roman"/>
            </w:rPr>
            <w:fldChar w:fldCharType="separate"/>
          </w:r>
          <w:r>
            <w:rPr>
              <w:rStyle w:val="Hyperlink"/>
              <w:rFonts w:ascii="Times New Roman" w:eastAsia="Times New Roman" w:hAnsi="Times New Roman" w:cs="Times New Roman"/>
            </w:rPr>
            <w:delText>1.1.2.</w:delText>
          </w:r>
          <w:r>
            <w:rPr>
              <w:rFonts w:ascii="Times New Roman" w:hAnsi="Times New Roman" w:cs="Times New Roman"/>
            </w:rPr>
            <w:tab/>
          </w:r>
          <w:r>
            <w:rPr>
              <w:rStyle w:val="Hyperlink"/>
              <w:rFonts w:ascii="Times New Roman" w:eastAsia="Times New Roman" w:hAnsi="Times New Roman" w:cs="Times New Roman"/>
              <w:lang w:val="en-US"/>
            </w:rPr>
            <w:delText>Chủ đề cấp độ 3</w:delTex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delInstrText xml:space="preserve"> PAGEREF _Toc367742499 \h </w:delInstrText>
          </w:r>
        </w:del>
      </w:ins>
      <w:del w:id="1213" w:author="Lưu Gia Huy" w:date="2023-06-23T09:09:00Z">
        <w:r>
          <w:rPr>
            <w:rFonts w:ascii="Times New Roman" w:hAnsi="Times New Roman" w:cs="Times New Roman"/>
          </w:rPr>
        </w:r>
      </w:del>
      <w:ins w:id="1214" w:author="Lưu Gia Huy" w:date="2023-06-22T21:42:00Z">
        <w:del w:id="1215" w:author="Lưu Gia Huy" w:date="2023-06-23T09:09:00Z">
          <w:r>
            <w:rPr>
              <w:rFonts w:ascii="Times New Roman" w:hAnsi="Times New Roman" w:cs="Times New Roman"/>
            </w:rPr>
            <w:fldChar w:fldCharType="separate"/>
          </w:r>
          <w:r>
            <w:rPr>
              <w:rFonts w:ascii="Times New Roman" w:hAnsi="Times New Roman" w:cs="Times New Roman"/>
            </w:rPr>
            <w:delText>3</w:delText>
          </w:r>
          <w:r>
            <w:rPr>
              <w:rFonts w:ascii="Times New Roman" w:hAnsi="Times New Roman" w:cs="Times New Roman"/>
            </w:rPr>
            <w:fldChar w:fldCharType="end"/>
          </w:r>
          <w:r>
            <w:rPr>
              <w:rFonts w:ascii="Times New Roman" w:hAnsi="Times New Roman" w:cs="Times New Roman"/>
            </w:rPr>
            <w:fldChar w:fldCharType="end"/>
          </w:r>
        </w:del>
      </w:ins>
    </w:p>
    <w:p w14:paraId="14CD9D12" w14:textId="77777777" w:rsidR="00501C7E" w:rsidRDefault="00000000" w:rsidP="00501C7E">
      <w:pPr>
        <w:pStyle w:val="TOC2"/>
        <w:tabs>
          <w:tab w:val="left" w:pos="880"/>
          <w:tab w:val="right" w:leader="dot" w:pos="8777"/>
        </w:tabs>
        <w:ind w:left="0"/>
        <w:rPr>
          <w:ins w:id="1216" w:author="Lưu Gia Huy" w:date="2023-06-22T21:43:00Z"/>
          <w:del w:id="1217" w:author="Lưu Gia Huy" w:date="2023-06-23T09:09:00Z"/>
          <w:rFonts w:ascii="Times New Roman" w:hAnsi="Times New Roman" w:cs="Times New Roman"/>
        </w:rPr>
        <w:pPrChange w:id="1218" w:author="Lưu Gia Huy" w:date="2023-06-25T12:00:00Z">
          <w:pPr>
            <w:pStyle w:val="TOC2"/>
            <w:tabs>
              <w:tab w:val="left" w:pos="880"/>
              <w:tab w:val="right" w:leader="dot" w:pos="8777"/>
            </w:tabs>
          </w:pPr>
        </w:pPrChange>
      </w:pPr>
      <w:ins w:id="1219" w:author="Lưu Gia Huy" w:date="2023-06-22T21:43:00Z">
        <w:del w:id="1220" w:author="Lưu Gia Huy" w:date="2023-06-23T09:09:00Z">
          <w:r>
            <w:rPr>
              <w:rFonts w:ascii="Times New Roman" w:hAnsi="Times New Roman" w:cs="Times New Roman"/>
              <w:rPrChange w:id="1221" w:author="Lưu Gia Huy" w:date="2023-06-25T11:57:00Z">
                <w:rPr/>
              </w:rPrChange>
            </w:rPr>
            <w:fldChar w:fldCharType="begin"/>
          </w:r>
          <w:r>
            <w:rPr>
              <w:rFonts w:ascii="Times New Roman" w:hAnsi="Times New Roman" w:cs="Times New Roman"/>
              <w:rPrChange w:id="1222" w:author="Lưu Gia Huy" w:date="2023-06-25T11:57:00Z">
                <w:rPr/>
              </w:rPrChange>
            </w:rPr>
            <w:delInstrText xml:space="preserve"> HYPERLINK \l "_Toc367742497" </w:delInstrText>
          </w:r>
          <w:r w:rsidRPr="00CC589D">
            <w:rPr>
              <w:rFonts w:ascii="Times New Roman" w:hAnsi="Times New Roman" w:cs="Times New Roman"/>
            </w:rPr>
          </w:r>
          <w:r>
            <w:rPr>
              <w:rFonts w:ascii="Times New Roman" w:hAnsi="Times New Roman" w:cs="Times New Roman"/>
            </w:rPr>
            <w:fldChar w:fldCharType="separate"/>
          </w:r>
          <w:r>
            <w:rPr>
              <w:rStyle w:val="Hyperlink"/>
              <w:rFonts w:ascii="Times New Roman" w:eastAsia="Times New Roman" w:hAnsi="Times New Roman" w:cs="Times New Roman"/>
              <w:lang w:val="en-US"/>
            </w:rPr>
            <w:delText>1.1.</w:delText>
          </w:r>
          <w:r>
            <w:rPr>
              <w:rFonts w:ascii="Times New Roman" w:hAnsi="Times New Roman" w:cs="Times New Roman"/>
            </w:rPr>
            <w:tab/>
          </w:r>
          <w:r>
            <w:rPr>
              <w:rStyle w:val="Hyperlink"/>
              <w:rFonts w:ascii="Times New Roman" w:eastAsia="Times New Roman" w:hAnsi="Times New Roman" w:cs="Times New Roman"/>
              <w:lang w:val="en-US"/>
            </w:rPr>
            <w:delText>Machine</w:delText>
          </w:r>
          <w:r>
            <w:rPr>
              <w:rStyle w:val="Hyperlink"/>
              <w:rFonts w:ascii="Times New Roman" w:eastAsia="Times New Roman" w:hAnsi="Times New Roman" w:cs="Times New Roman"/>
            </w:rPr>
            <w:delText xml:space="preserve"> Learning model </w:delTex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delInstrText xml:space="preserve"> PAGEREF _Toc367742497 \h </w:delInstrText>
          </w:r>
        </w:del>
      </w:ins>
      <w:del w:id="1223" w:author="Lưu Gia Huy" w:date="2023-06-23T09:09:00Z">
        <w:r>
          <w:rPr>
            <w:rFonts w:ascii="Times New Roman" w:hAnsi="Times New Roman" w:cs="Times New Roman"/>
          </w:rPr>
        </w:r>
      </w:del>
      <w:ins w:id="1224" w:author="Lưu Gia Huy" w:date="2023-06-22T21:43:00Z">
        <w:del w:id="1225" w:author="Lưu Gia Huy" w:date="2023-06-23T09:09:00Z">
          <w:r>
            <w:rPr>
              <w:rFonts w:ascii="Times New Roman" w:hAnsi="Times New Roman" w:cs="Times New Roman"/>
            </w:rPr>
            <w:fldChar w:fldCharType="separate"/>
          </w:r>
          <w:r>
            <w:rPr>
              <w:rFonts w:ascii="Times New Roman" w:hAnsi="Times New Roman" w:cs="Times New Roman"/>
            </w:rPr>
            <w:delText>3</w:delText>
          </w:r>
          <w:r>
            <w:rPr>
              <w:rFonts w:ascii="Times New Roman" w:hAnsi="Times New Roman" w:cs="Times New Roman"/>
            </w:rPr>
            <w:fldChar w:fldCharType="end"/>
          </w:r>
          <w:r>
            <w:rPr>
              <w:rFonts w:ascii="Times New Roman" w:hAnsi="Times New Roman" w:cs="Times New Roman"/>
            </w:rPr>
            <w:fldChar w:fldCharType="end"/>
          </w:r>
        </w:del>
      </w:ins>
    </w:p>
    <w:p w14:paraId="2F0F6B7F" w14:textId="77777777" w:rsidR="00501C7E" w:rsidRDefault="00000000" w:rsidP="00501C7E">
      <w:pPr>
        <w:pStyle w:val="TOC3"/>
        <w:tabs>
          <w:tab w:val="left" w:pos="1320"/>
          <w:tab w:val="right" w:leader="dot" w:pos="8777"/>
        </w:tabs>
        <w:ind w:left="0"/>
        <w:rPr>
          <w:ins w:id="1226" w:author="Lưu Gia Huy" w:date="2023-06-22T21:43:00Z"/>
          <w:del w:id="1227" w:author="Lưu Gia Huy" w:date="2023-06-23T09:09:00Z"/>
          <w:rFonts w:ascii="Times New Roman" w:hAnsi="Times New Roman" w:cs="Times New Roman"/>
        </w:rPr>
        <w:pPrChange w:id="1228" w:author="Lưu Gia Huy" w:date="2023-06-25T12:00:00Z">
          <w:pPr>
            <w:pStyle w:val="TOC3"/>
            <w:tabs>
              <w:tab w:val="left" w:pos="1320"/>
              <w:tab w:val="right" w:leader="dot" w:pos="8777"/>
            </w:tabs>
          </w:pPr>
        </w:pPrChange>
      </w:pPr>
      <w:ins w:id="1229" w:author="Lưu Gia Huy" w:date="2023-06-22T21:43:00Z">
        <w:del w:id="1230" w:author="Lưu Gia Huy" w:date="2023-06-23T09:09:00Z">
          <w:r>
            <w:rPr>
              <w:rFonts w:ascii="Times New Roman" w:hAnsi="Times New Roman" w:cs="Times New Roman"/>
              <w:rPrChange w:id="1231" w:author="Lưu Gia Huy" w:date="2023-06-25T11:57:00Z">
                <w:rPr/>
              </w:rPrChange>
            </w:rPr>
            <w:fldChar w:fldCharType="begin"/>
          </w:r>
          <w:r>
            <w:rPr>
              <w:rFonts w:ascii="Times New Roman" w:hAnsi="Times New Roman" w:cs="Times New Roman"/>
              <w:rPrChange w:id="1232" w:author="Lưu Gia Huy" w:date="2023-06-25T11:57:00Z">
                <w:rPr/>
              </w:rPrChange>
            </w:rPr>
            <w:delInstrText xml:space="preserve"> HYPERLINK \l "_Toc367742498" </w:delInstrText>
          </w:r>
          <w:r w:rsidRPr="00CC589D">
            <w:rPr>
              <w:rFonts w:ascii="Times New Roman" w:hAnsi="Times New Roman" w:cs="Times New Roman"/>
            </w:rPr>
          </w:r>
          <w:r>
            <w:rPr>
              <w:rFonts w:ascii="Times New Roman" w:hAnsi="Times New Roman" w:cs="Times New Roman"/>
            </w:rPr>
            <w:fldChar w:fldCharType="separate"/>
          </w:r>
          <w:r>
            <w:rPr>
              <w:rStyle w:val="Hyperlink"/>
              <w:rFonts w:ascii="Times New Roman" w:eastAsia="Times New Roman" w:hAnsi="Times New Roman" w:cs="Times New Roman"/>
              <w:lang w:val="en-US"/>
            </w:rPr>
            <w:delText>1.1.1.</w:delText>
          </w:r>
          <w:r>
            <w:rPr>
              <w:rFonts w:ascii="Times New Roman" w:hAnsi="Times New Roman" w:cs="Times New Roman"/>
            </w:rPr>
            <w:tab/>
          </w:r>
          <w:r>
            <w:rPr>
              <w:rStyle w:val="Hyperlink"/>
              <w:rFonts w:ascii="Times New Roman" w:eastAsia="Times New Roman" w:hAnsi="Times New Roman" w:cs="Times New Roman"/>
              <w:lang w:val="en-US"/>
            </w:rPr>
            <w:delText>Chủ đề cấp độ 3</w:delTex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delInstrText xml:space="preserve"> PAGEREF _Toc367742498 \h </w:delInstrText>
          </w:r>
        </w:del>
      </w:ins>
      <w:del w:id="1233" w:author="Lưu Gia Huy" w:date="2023-06-23T09:09:00Z">
        <w:r>
          <w:rPr>
            <w:rFonts w:ascii="Times New Roman" w:hAnsi="Times New Roman" w:cs="Times New Roman"/>
          </w:rPr>
        </w:r>
      </w:del>
      <w:ins w:id="1234" w:author="Lưu Gia Huy" w:date="2023-06-22T21:43:00Z">
        <w:del w:id="1235" w:author="Lưu Gia Huy" w:date="2023-06-23T09:09:00Z">
          <w:r>
            <w:rPr>
              <w:rFonts w:ascii="Times New Roman" w:hAnsi="Times New Roman" w:cs="Times New Roman"/>
            </w:rPr>
            <w:fldChar w:fldCharType="separate"/>
          </w:r>
          <w:r>
            <w:rPr>
              <w:rFonts w:ascii="Times New Roman" w:hAnsi="Times New Roman" w:cs="Times New Roman"/>
            </w:rPr>
            <w:delText>3</w:delText>
          </w:r>
          <w:r>
            <w:rPr>
              <w:rFonts w:ascii="Times New Roman" w:hAnsi="Times New Roman" w:cs="Times New Roman"/>
            </w:rPr>
            <w:fldChar w:fldCharType="end"/>
          </w:r>
          <w:r>
            <w:rPr>
              <w:rFonts w:ascii="Times New Roman" w:hAnsi="Times New Roman" w:cs="Times New Roman"/>
            </w:rPr>
            <w:fldChar w:fldCharType="end"/>
          </w:r>
        </w:del>
      </w:ins>
    </w:p>
    <w:p w14:paraId="7D9BA433" w14:textId="77777777" w:rsidR="00501C7E" w:rsidRDefault="00000000" w:rsidP="00501C7E">
      <w:pPr>
        <w:pStyle w:val="TOC3"/>
        <w:tabs>
          <w:tab w:val="left" w:pos="1320"/>
          <w:tab w:val="right" w:leader="dot" w:pos="8777"/>
        </w:tabs>
        <w:ind w:left="0"/>
        <w:rPr>
          <w:ins w:id="1236" w:author="Lưu Gia Huy" w:date="2023-06-22T21:43:00Z"/>
          <w:del w:id="1237" w:author="Lưu Gia Huy" w:date="2023-06-23T09:09:00Z"/>
          <w:rFonts w:ascii="Times New Roman" w:hAnsi="Times New Roman" w:cs="Times New Roman"/>
        </w:rPr>
        <w:pPrChange w:id="1238" w:author="Lưu Gia Huy" w:date="2023-06-25T12:00:00Z">
          <w:pPr>
            <w:pStyle w:val="TOC3"/>
            <w:tabs>
              <w:tab w:val="left" w:pos="1320"/>
              <w:tab w:val="right" w:leader="dot" w:pos="8777"/>
            </w:tabs>
          </w:pPr>
        </w:pPrChange>
      </w:pPr>
      <w:ins w:id="1239" w:author="Lưu Gia Huy" w:date="2023-06-22T21:43:00Z">
        <w:del w:id="1240" w:author="Lưu Gia Huy" w:date="2023-06-23T09:09:00Z">
          <w:r>
            <w:rPr>
              <w:rFonts w:ascii="Times New Roman" w:hAnsi="Times New Roman" w:cs="Times New Roman"/>
              <w:rPrChange w:id="1241" w:author="Lưu Gia Huy" w:date="2023-06-25T11:57:00Z">
                <w:rPr/>
              </w:rPrChange>
            </w:rPr>
            <w:fldChar w:fldCharType="begin"/>
          </w:r>
          <w:r>
            <w:rPr>
              <w:rFonts w:ascii="Times New Roman" w:hAnsi="Times New Roman" w:cs="Times New Roman"/>
              <w:rPrChange w:id="1242" w:author="Lưu Gia Huy" w:date="2023-06-25T11:57:00Z">
                <w:rPr/>
              </w:rPrChange>
            </w:rPr>
            <w:delInstrText xml:space="preserve"> HYPERLINK \l "_Toc367742499" </w:delInstrText>
          </w:r>
          <w:r w:rsidRPr="00CC589D">
            <w:rPr>
              <w:rFonts w:ascii="Times New Roman" w:hAnsi="Times New Roman" w:cs="Times New Roman"/>
            </w:rPr>
          </w:r>
          <w:r>
            <w:rPr>
              <w:rFonts w:ascii="Times New Roman" w:hAnsi="Times New Roman" w:cs="Times New Roman"/>
            </w:rPr>
            <w:fldChar w:fldCharType="separate"/>
          </w:r>
          <w:r>
            <w:rPr>
              <w:rStyle w:val="Hyperlink"/>
              <w:rFonts w:ascii="Times New Roman" w:eastAsia="Times New Roman" w:hAnsi="Times New Roman" w:cs="Times New Roman"/>
            </w:rPr>
            <w:delText>1.1.2.</w:delText>
          </w:r>
          <w:r>
            <w:rPr>
              <w:rFonts w:ascii="Times New Roman" w:hAnsi="Times New Roman" w:cs="Times New Roman"/>
            </w:rPr>
            <w:tab/>
          </w:r>
          <w:r>
            <w:rPr>
              <w:rStyle w:val="Hyperlink"/>
              <w:rFonts w:ascii="Times New Roman" w:eastAsia="Times New Roman" w:hAnsi="Times New Roman" w:cs="Times New Roman"/>
              <w:lang w:val="en-US"/>
            </w:rPr>
            <w:delText>Chủ đề cấp độ 3</w:delTex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delInstrText xml:space="preserve"> PAGEREF _Toc367742499 \h </w:delInstrText>
          </w:r>
        </w:del>
      </w:ins>
      <w:del w:id="1243" w:author="Lưu Gia Huy" w:date="2023-06-23T09:09:00Z">
        <w:r>
          <w:rPr>
            <w:rFonts w:ascii="Times New Roman" w:hAnsi="Times New Roman" w:cs="Times New Roman"/>
          </w:rPr>
        </w:r>
      </w:del>
      <w:ins w:id="1244" w:author="Lưu Gia Huy" w:date="2023-06-22T21:43:00Z">
        <w:del w:id="1245" w:author="Lưu Gia Huy" w:date="2023-06-23T09:09:00Z">
          <w:r>
            <w:rPr>
              <w:rFonts w:ascii="Times New Roman" w:hAnsi="Times New Roman" w:cs="Times New Roman"/>
            </w:rPr>
            <w:fldChar w:fldCharType="separate"/>
          </w:r>
          <w:r>
            <w:rPr>
              <w:rFonts w:ascii="Times New Roman" w:hAnsi="Times New Roman" w:cs="Times New Roman"/>
            </w:rPr>
            <w:delText>3</w:delText>
          </w:r>
          <w:r>
            <w:rPr>
              <w:rFonts w:ascii="Times New Roman" w:hAnsi="Times New Roman" w:cs="Times New Roman"/>
            </w:rPr>
            <w:fldChar w:fldCharType="end"/>
          </w:r>
          <w:r>
            <w:rPr>
              <w:rFonts w:ascii="Times New Roman" w:hAnsi="Times New Roman" w:cs="Times New Roman"/>
            </w:rPr>
            <w:fldChar w:fldCharType="end"/>
          </w:r>
        </w:del>
      </w:ins>
    </w:p>
    <w:p w14:paraId="56F73A27" w14:textId="77777777" w:rsidR="00501C7E" w:rsidRDefault="00501C7E" w:rsidP="00501C7E">
      <w:pPr>
        <w:rPr>
          <w:ins w:id="1246" w:author="Lưu Gia Huy" w:date="2023-06-22T21:42:00Z"/>
          <w:del w:id="1247" w:author="Lưu Gia Huy" w:date="2023-06-23T09:09:00Z"/>
          <w:rFonts w:ascii="Times New Roman" w:hAnsi="Times New Roman" w:cs="Times New Roman"/>
        </w:rPr>
        <w:pPrChange w:id="1248" w:author="Lưu Gia Huy" w:date="2023-06-25T12:00:00Z">
          <w:pPr>
            <w:pStyle w:val="TOC3"/>
            <w:tabs>
              <w:tab w:val="left" w:pos="1320"/>
              <w:tab w:val="right" w:leader="dot" w:pos="8777"/>
            </w:tabs>
          </w:pPr>
        </w:pPrChange>
      </w:pPr>
    </w:p>
    <w:p w14:paraId="657ECD4C" w14:textId="77777777" w:rsidR="00501C7E" w:rsidRDefault="00501C7E" w:rsidP="00501C7E">
      <w:pPr>
        <w:rPr>
          <w:ins w:id="1249" w:author="Lưu Gia Huy" w:date="2023-06-22T21:38:00Z"/>
          <w:del w:id="1250" w:author="Lưu Gia Huy" w:date="2023-06-23T09:09:00Z"/>
          <w:rFonts w:ascii="Times New Roman" w:hAnsi="Times New Roman" w:cs="Times New Roman"/>
        </w:rPr>
        <w:pPrChange w:id="1251" w:author="Lưu Gia Huy" w:date="2023-06-25T12:00:00Z">
          <w:pPr>
            <w:pStyle w:val="TOC3"/>
            <w:tabs>
              <w:tab w:val="left" w:pos="1320"/>
              <w:tab w:val="right" w:leader="dot" w:pos="8777"/>
            </w:tabs>
          </w:pPr>
        </w:pPrChange>
      </w:pPr>
    </w:p>
    <w:p w14:paraId="4C96C25D" w14:textId="77777777" w:rsidR="00501C7E" w:rsidRDefault="00501C7E" w:rsidP="00501C7E">
      <w:pPr>
        <w:pStyle w:val="TOC4"/>
        <w:tabs>
          <w:tab w:val="left" w:pos="1760"/>
          <w:tab w:val="right" w:leader="dot" w:pos="8777"/>
        </w:tabs>
        <w:ind w:left="0"/>
        <w:rPr>
          <w:del w:id="1252" w:author="Lưu Gia Huy" w:date="2023-06-23T09:09:00Z"/>
          <w:rFonts w:ascii="Times New Roman" w:hAnsi="Times New Roman" w:cs="Times New Roman"/>
        </w:rPr>
        <w:pPrChange w:id="1253" w:author="Lưu Gia Huy" w:date="2023-06-25T12:00:00Z">
          <w:pPr>
            <w:pStyle w:val="TOC4"/>
            <w:tabs>
              <w:tab w:val="left" w:pos="1760"/>
              <w:tab w:val="right" w:leader="dot" w:pos="8777"/>
            </w:tabs>
          </w:pPr>
        </w:pPrChange>
      </w:pPr>
    </w:p>
    <w:p w14:paraId="4EAB36E3" w14:textId="77777777" w:rsidR="00501C7E" w:rsidRDefault="00000000">
      <w:pPr>
        <w:pStyle w:val="TOC1"/>
        <w:tabs>
          <w:tab w:val="left" w:pos="1540"/>
          <w:tab w:val="right" w:leader="dot" w:pos="8777"/>
        </w:tabs>
        <w:rPr>
          <w:del w:id="1254" w:author="Lưu Gia Huy" w:date="2023-06-23T09:09:00Z"/>
          <w:rFonts w:ascii="Times New Roman" w:eastAsiaTheme="minorEastAsia" w:hAnsi="Times New Roman" w:cs="Times New Roman"/>
          <w:sz w:val="22"/>
          <w:lang w:eastAsia="vi-VN"/>
        </w:rPr>
      </w:pPr>
      <w:del w:id="1255" w:author="Lưu Gia Huy" w:date="2023-06-23T09:09:00Z">
        <w:r>
          <w:rPr>
            <w:rFonts w:ascii="Times New Roman" w:hAnsi="Times New Roman" w:cs="Times New Roman"/>
            <w:rPrChange w:id="1256" w:author="Lưu Gia Huy" w:date="2023-06-25T11:57:00Z">
              <w:rPr/>
            </w:rPrChange>
          </w:rPr>
          <w:fldChar w:fldCharType="begin"/>
        </w:r>
        <w:r>
          <w:rPr>
            <w:rFonts w:ascii="Times New Roman" w:hAnsi="Times New Roman" w:cs="Times New Roman"/>
            <w:rPrChange w:id="1257" w:author="Lưu Gia Huy" w:date="2023-06-25T11:57:00Z">
              <w:rPr/>
            </w:rPrChange>
          </w:rPr>
          <w:delInstrText xml:space="preserve"> HYPERLINK \l "_Toc367742501" </w:delInstrText>
        </w:r>
        <w:r w:rsidRPr="00CC589D">
          <w:rPr>
            <w:rFonts w:ascii="Times New Roman" w:hAnsi="Times New Roman" w:cs="Times New Roman"/>
          </w:rPr>
        </w:r>
        <w:r>
          <w:rPr>
            <w:rFonts w:ascii="Times New Roman" w:hAnsi="Times New Roman" w:cs="Times New Roman"/>
          </w:rPr>
          <w:fldChar w:fldCharType="separate"/>
        </w:r>
        <w:r>
          <w:rPr>
            <w:rStyle w:val="Hyperlink"/>
            <w:rFonts w:ascii="Times New Roman" w:hAnsi="Times New Roman" w:cs="Times New Roman"/>
          </w:rPr>
          <w:delText>Chương 2</w:delText>
        </w:r>
      </w:del>
      <w:ins w:id="1258" w:author="Lưu Gia Huy" w:date="2023-06-22T21:40:00Z">
        <w:del w:id="1259" w:author="Lưu Gia Huy" w:date="2023-06-23T09:09:00Z">
          <w:r>
            <w:rPr>
              <w:rStyle w:val="Hyperlink"/>
              <w:rFonts w:ascii="Times New Roman" w:hAnsi="Times New Roman" w:cs="Times New Roman"/>
            </w:rPr>
            <w:delText>4</w:delText>
          </w:r>
        </w:del>
      </w:ins>
      <w:del w:id="1260" w:author="Lưu Gia Huy" w:date="2023-06-23T09:09:00Z">
        <w:r>
          <w:rPr>
            <w:rStyle w:val="Hyperlink"/>
            <w:rFonts w:ascii="Times New Roman" w:hAnsi="Times New Roman" w:cs="Times New Roman"/>
          </w:rPr>
          <w:delText>.</w:delText>
        </w:r>
        <w:r>
          <w:rPr>
            <w:rFonts w:ascii="Times New Roman" w:eastAsiaTheme="minorEastAsia" w:hAnsi="Times New Roman" w:cs="Times New Roman"/>
            <w:sz w:val="22"/>
            <w:lang w:eastAsia="vi-VN"/>
          </w:rPr>
          <w:tab/>
        </w:r>
        <w:r>
          <w:rPr>
            <w:rStyle w:val="Hyperlink"/>
            <w:rFonts w:ascii="Times New Roman" w:hAnsi="Times New Roman" w:cs="Times New Roman"/>
          </w:rPr>
          <w:delText>TÊN CHƯƠNG 2</w:delText>
        </w:r>
      </w:del>
      <w:ins w:id="1261" w:author="Lưu Gia Huy" w:date="2023-06-22T21:39:00Z">
        <w:del w:id="1262" w:author="Lưu Gia Huy" w:date="2023-06-23T09:09:00Z">
          <w:r>
            <w:rPr>
              <w:rStyle w:val="Hyperlink"/>
              <w:rFonts w:ascii="Times New Roman" w:hAnsi="Times New Roman" w:cs="Times New Roman"/>
            </w:rPr>
            <w:delText>RIỂN KHAI</w:delText>
          </w:r>
        </w:del>
      </w:ins>
      <w:del w:id="1263" w:author="Lưu Gia Huy" w:date="2023-06-23T09:09:00Z">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delInstrText xml:space="preserve"> PAGEREF _Toc367742501 \h </w:del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delText>4</w:delText>
        </w:r>
        <w:r>
          <w:rPr>
            <w:rFonts w:ascii="Times New Roman" w:hAnsi="Times New Roman" w:cs="Times New Roman"/>
          </w:rPr>
          <w:fldChar w:fldCharType="end"/>
        </w:r>
        <w:r>
          <w:rPr>
            <w:rFonts w:ascii="Times New Roman" w:hAnsi="Times New Roman" w:cs="Times New Roman"/>
          </w:rPr>
          <w:fldChar w:fldCharType="end"/>
        </w:r>
      </w:del>
    </w:p>
    <w:p w14:paraId="196578C9" w14:textId="77777777" w:rsidR="00501C7E" w:rsidRDefault="00000000" w:rsidP="00501C7E">
      <w:pPr>
        <w:pStyle w:val="TOC2"/>
        <w:tabs>
          <w:tab w:val="left" w:pos="880"/>
          <w:tab w:val="right" w:leader="dot" w:pos="8777"/>
        </w:tabs>
        <w:ind w:left="0"/>
        <w:rPr>
          <w:del w:id="1264" w:author="Lưu Gia Huy" w:date="2023-06-23T09:09:00Z"/>
          <w:rFonts w:ascii="Times New Roman" w:hAnsi="Times New Roman" w:cs="Times New Roman"/>
        </w:rPr>
        <w:pPrChange w:id="1265" w:author="Lưu Gia Huy" w:date="2023-06-25T12:00:00Z">
          <w:pPr>
            <w:pStyle w:val="TOC2"/>
            <w:tabs>
              <w:tab w:val="left" w:pos="880"/>
              <w:tab w:val="right" w:leader="dot" w:pos="8777"/>
            </w:tabs>
          </w:pPr>
        </w:pPrChange>
      </w:pPr>
      <w:del w:id="1266" w:author="Lưu Gia Huy" w:date="2023-06-23T09:09:00Z">
        <w:r>
          <w:rPr>
            <w:rFonts w:ascii="Times New Roman" w:hAnsi="Times New Roman" w:cs="Times New Roman"/>
            <w:rPrChange w:id="1267" w:author="Lưu Gia Huy" w:date="2023-06-25T11:57:00Z">
              <w:rPr/>
            </w:rPrChange>
          </w:rPr>
          <w:fldChar w:fldCharType="begin"/>
        </w:r>
        <w:r>
          <w:rPr>
            <w:rFonts w:ascii="Times New Roman" w:hAnsi="Times New Roman" w:cs="Times New Roman"/>
            <w:rPrChange w:id="1268" w:author="Lưu Gia Huy" w:date="2023-06-25T11:57:00Z">
              <w:rPr/>
            </w:rPrChange>
          </w:rPr>
          <w:delInstrText xml:space="preserve"> HYPERLINK \l "_Toc367742502" </w:delInstrText>
        </w:r>
        <w:r w:rsidRPr="00CC589D">
          <w:rPr>
            <w:rFonts w:ascii="Times New Roman" w:hAnsi="Times New Roman" w:cs="Times New Roman"/>
          </w:rPr>
        </w:r>
        <w:r>
          <w:rPr>
            <w:rFonts w:ascii="Times New Roman" w:hAnsi="Times New Roman" w:cs="Times New Roman"/>
          </w:rPr>
          <w:fldChar w:fldCharType="separate"/>
        </w:r>
        <w:r>
          <w:rPr>
            <w:rStyle w:val="Hyperlink"/>
            <w:rFonts w:ascii="Times New Roman" w:eastAsia="Times New Roman" w:hAnsi="Times New Roman" w:cs="Times New Roman"/>
            <w:lang w:val="en-US"/>
          </w:rPr>
          <w:delText>2.1.</w:delText>
        </w:r>
        <w:r>
          <w:rPr>
            <w:rFonts w:ascii="Times New Roman" w:hAnsi="Times New Roman" w:cs="Times New Roman"/>
          </w:rPr>
          <w:tab/>
        </w:r>
        <w:r>
          <w:rPr>
            <w:rStyle w:val="Hyperlink"/>
            <w:rFonts w:ascii="Times New Roman" w:eastAsia="Times New Roman" w:hAnsi="Times New Roman" w:cs="Times New Roman"/>
            <w:lang w:val="en-US"/>
          </w:rPr>
          <w:delText>Chủ đề cấp độ 2</w:delTex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delInstrText xml:space="preserve"> PAGEREF _Toc367742502 \h </w:del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delText>4</w:delText>
        </w:r>
        <w:r>
          <w:rPr>
            <w:rFonts w:ascii="Times New Roman" w:hAnsi="Times New Roman" w:cs="Times New Roman"/>
          </w:rPr>
          <w:fldChar w:fldCharType="end"/>
        </w:r>
        <w:r>
          <w:rPr>
            <w:rFonts w:ascii="Times New Roman" w:hAnsi="Times New Roman" w:cs="Times New Roman"/>
          </w:rPr>
          <w:fldChar w:fldCharType="end"/>
        </w:r>
      </w:del>
    </w:p>
    <w:p w14:paraId="64D77416" w14:textId="77777777" w:rsidR="00501C7E" w:rsidRDefault="00000000" w:rsidP="00501C7E">
      <w:pPr>
        <w:pStyle w:val="TOC3"/>
        <w:tabs>
          <w:tab w:val="left" w:pos="1320"/>
          <w:tab w:val="right" w:leader="dot" w:pos="8777"/>
        </w:tabs>
        <w:ind w:left="0"/>
        <w:rPr>
          <w:del w:id="1269" w:author="Lưu Gia Huy" w:date="2023-06-23T09:09:00Z"/>
          <w:rFonts w:ascii="Times New Roman" w:hAnsi="Times New Roman" w:cs="Times New Roman"/>
        </w:rPr>
        <w:pPrChange w:id="1270" w:author="Lưu Gia Huy" w:date="2023-06-25T12:00:00Z">
          <w:pPr>
            <w:pStyle w:val="TOC3"/>
            <w:tabs>
              <w:tab w:val="left" w:pos="1320"/>
              <w:tab w:val="right" w:leader="dot" w:pos="8777"/>
            </w:tabs>
          </w:pPr>
        </w:pPrChange>
      </w:pPr>
      <w:del w:id="1271" w:author="Lưu Gia Huy" w:date="2023-06-23T09:09:00Z">
        <w:r>
          <w:rPr>
            <w:rFonts w:ascii="Times New Roman" w:hAnsi="Times New Roman" w:cs="Times New Roman"/>
            <w:rPrChange w:id="1272" w:author="Lưu Gia Huy" w:date="2023-06-25T11:57:00Z">
              <w:rPr/>
            </w:rPrChange>
          </w:rPr>
          <w:fldChar w:fldCharType="begin"/>
        </w:r>
        <w:r>
          <w:rPr>
            <w:rFonts w:ascii="Times New Roman" w:hAnsi="Times New Roman" w:cs="Times New Roman"/>
            <w:rPrChange w:id="1273" w:author="Lưu Gia Huy" w:date="2023-06-25T11:57:00Z">
              <w:rPr/>
            </w:rPrChange>
          </w:rPr>
          <w:delInstrText xml:space="preserve"> HYPERLINK \l "_Toc367742503" </w:delInstrText>
        </w:r>
        <w:r w:rsidRPr="00CC589D">
          <w:rPr>
            <w:rFonts w:ascii="Times New Roman" w:hAnsi="Times New Roman" w:cs="Times New Roman"/>
          </w:rPr>
        </w:r>
        <w:r>
          <w:rPr>
            <w:rFonts w:ascii="Times New Roman" w:hAnsi="Times New Roman" w:cs="Times New Roman"/>
          </w:rPr>
          <w:fldChar w:fldCharType="separate"/>
        </w:r>
        <w:r>
          <w:rPr>
            <w:rStyle w:val="Hyperlink"/>
            <w:rFonts w:ascii="Times New Roman" w:hAnsi="Times New Roman" w:cs="Times New Roman"/>
            <w:lang w:val="en-US"/>
          </w:rPr>
          <w:delText>2.1.1.</w:delText>
        </w:r>
        <w:r>
          <w:rPr>
            <w:rFonts w:ascii="Times New Roman" w:hAnsi="Times New Roman" w:cs="Times New Roman"/>
          </w:rPr>
          <w:tab/>
        </w:r>
        <w:r>
          <w:rPr>
            <w:rStyle w:val="Hyperlink"/>
            <w:rFonts w:ascii="Times New Roman" w:hAnsi="Times New Roman" w:cs="Times New Roman"/>
            <w:lang w:val="en-US"/>
          </w:rPr>
          <w:delText>Chủ đề cấp độ 3</w:delTex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delInstrText xml:space="preserve"> PAGEREF _Toc367742503 \h </w:del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delText>4</w:delText>
        </w:r>
        <w:r>
          <w:rPr>
            <w:rFonts w:ascii="Times New Roman" w:hAnsi="Times New Roman" w:cs="Times New Roman"/>
          </w:rPr>
          <w:fldChar w:fldCharType="end"/>
        </w:r>
        <w:r>
          <w:rPr>
            <w:rFonts w:ascii="Times New Roman" w:hAnsi="Times New Roman" w:cs="Times New Roman"/>
          </w:rPr>
          <w:fldChar w:fldCharType="end"/>
        </w:r>
      </w:del>
    </w:p>
    <w:p w14:paraId="388D4B41" w14:textId="77777777" w:rsidR="00501C7E" w:rsidRDefault="00000000" w:rsidP="00501C7E">
      <w:pPr>
        <w:pStyle w:val="TOC4"/>
        <w:tabs>
          <w:tab w:val="left" w:pos="1760"/>
          <w:tab w:val="right" w:leader="dot" w:pos="8777"/>
        </w:tabs>
        <w:ind w:left="0"/>
        <w:rPr>
          <w:del w:id="1274" w:author="Lưu Gia Huy" w:date="2023-06-23T09:09:00Z"/>
          <w:rFonts w:ascii="Times New Roman" w:hAnsi="Times New Roman" w:cs="Times New Roman"/>
        </w:rPr>
        <w:pPrChange w:id="1275" w:author="Lưu Gia Huy" w:date="2023-06-25T12:00:00Z">
          <w:pPr>
            <w:pStyle w:val="TOC4"/>
            <w:tabs>
              <w:tab w:val="left" w:pos="1760"/>
              <w:tab w:val="right" w:leader="dot" w:pos="8777"/>
            </w:tabs>
          </w:pPr>
        </w:pPrChange>
      </w:pPr>
      <w:del w:id="1276" w:author="Lưu Gia Huy" w:date="2023-06-23T09:09:00Z">
        <w:r>
          <w:rPr>
            <w:rFonts w:ascii="Times New Roman" w:hAnsi="Times New Roman" w:cs="Times New Roman"/>
            <w:rPrChange w:id="1277" w:author="Lưu Gia Huy" w:date="2023-06-25T11:57:00Z">
              <w:rPr/>
            </w:rPrChange>
          </w:rPr>
          <w:fldChar w:fldCharType="begin"/>
        </w:r>
        <w:r>
          <w:rPr>
            <w:rFonts w:ascii="Times New Roman" w:hAnsi="Times New Roman" w:cs="Times New Roman"/>
            <w:rPrChange w:id="1278" w:author="Lưu Gia Huy" w:date="2023-06-25T11:57:00Z">
              <w:rPr/>
            </w:rPrChange>
          </w:rPr>
          <w:delInstrText xml:space="preserve"> HYPERLINK \l "_Toc367742504" </w:delInstrText>
        </w:r>
        <w:r w:rsidRPr="00CC589D">
          <w:rPr>
            <w:rFonts w:ascii="Times New Roman" w:hAnsi="Times New Roman" w:cs="Times New Roman"/>
          </w:rPr>
        </w:r>
        <w:r>
          <w:rPr>
            <w:rFonts w:ascii="Times New Roman" w:hAnsi="Times New Roman" w:cs="Times New Roman"/>
          </w:rPr>
          <w:fldChar w:fldCharType="separate"/>
        </w:r>
        <w:r>
          <w:rPr>
            <w:rStyle w:val="Hyperlink"/>
            <w:rFonts w:ascii="Times New Roman" w:hAnsi="Times New Roman" w:cs="Times New Roman"/>
            <w:lang w:val="en-US"/>
          </w:rPr>
          <w:delText>2.1.1.1.</w:delText>
        </w:r>
        <w:r>
          <w:rPr>
            <w:rFonts w:ascii="Times New Roman" w:hAnsi="Times New Roman" w:cs="Times New Roman"/>
          </w:rPr>
          <w:tab/>
        </w:r>
        <w:r>
          <w:rPr>
            <w:rStyle w:val="Hyperlink"/>
            <w:rFonts w:ascii="Times New Roman" w:hAnsi="Times New Roman" w:cs="Times New Roman"/>
            <w:lang w:val="en-US"/>
          </w:rPr>
          <w:delText>Chủ đề cấp độ 4</w:delTex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delInstrText xml:space="preserve"> PAGEREF _Toc367742504 \h </w:del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delText>4</w:delText>
        </w:r>
        <w:r>
          <w:rPr>
            <w:rFonts w:ascii="Times New Roman" w:hAnsi="Times New Roman" w:cs="Times New Roman"/>
          </w:rPr>
          <w:fldChar w:fldCharType="end"/>
        </w:r>
        <w:r>
          <w:rPr>
            <w:rFonts w:ascii="Times New Roman" w:hAnsi="Times New Roman" w:cs="Times New Roman"/>
          </w:rPr>
          <w:fldChar w:fldCharType="end"/>
        </w:r>
      </w:del>
    </w:p>
    <w:p w14:paraId="1F8CDF99" w14:textId="77777777" w:rsidR="00501C7E" w:rsidRDefault="00000000" w:rsidP="00501C7E">
      <w:pPr>
        <w:pStyle w:val="TOC2"/>
        <w:tabs>
          <w:tab w:val="left" w:pos="880"/>
          <w:tab w:val="right" w:leader="dot" w:pos="8777"/>
        </w:tabs>
        <w:ind w:left="0"/>
        <w:rPr>
          <w:del w:id="1279" w:author="Lưu Gia Huy" w:date="2023-06-23T09:09:00Z"/>
          <w:rFonts w:ascii="Times New Roman" w:hAnsi="Times New Roman" w:cs="Times New Roman"/>
        </w:rPr>
        <w:pPrChange w:id="1280" w:author="Lưu Gia Huy" w:date="2023-06-25T12:00:00Z">
          <w:pPr>
            <w:pStyle w:val="TOC2"/>
            <w:tabs>
              <w:tab w:val="left" w:pos="880"/>
              <w:tab w:val="right" w:leader="dot" w:pos="8777"/>
            </w:tabs>
          </w:pPr>
        </w:pPrChange>
      </w:pPr>
      <w:del w:id="1281" w:author="Lưu Gia Huy" w:date="2023-06-23T09:09:00Z">
        <w:r>
          <w:rPr>
            <w:rFonts w:ascii="Times New Roman" w:hAnsi="Times New Roman" w:cs="Times New Roman"/>
            <w:rPrChange w:id="1282" w:author="Lưu Gia Huy" w:date="2023-06-25T11:57:00Z">
              <w:rPr/>
            </w:rPrChange>
          </w:rPr>
          <w:fldChar w:fldCharType="begin"/>
        </w:r>
        <w:r>
          <w:rPr>
            <w:rFonts w:ascii="Times New Roman" w:hAnsi="Times New Roman" w:cs="Times New Roman"/>
            <w:rPrChange w:id="1283" w:author="Lưu Gia Huy" w:date="2023-06-25T11:57:00Z">
              <w:rPr/>
            </w:rPrChange>
          </w:rPr>
          <w:delInstrText xml:space="preserve"> HYPERLINK \l "_Toc367742505" </w:delInstrText>
        </w:r>
        <w:r w:rsidRPr="00CC589D">
          <w:rPr>
            <w:rFonts w:ascii="Times New Roman" w:hAnsi="Times New Roman" w:cs="Times New Roman"/>
          </w:rPr>
        </w:r>
        <w:r>
          <w:rPr>
            <w:rFonts w:ascii="Times New Roman" w:hAnsi="Times New Roman" w:cs="Times New Roman"/>
          </w:rPr>
          <w:fldChar w:fldCharType="separate"/>
        </w:r>
        <w:r>
          <w:rPr>
            <w:rStyle w:val="Hyperlink"/>
            <w:rFonts w:ascii="Times New Roman" w:hAnsi="Times New Roman" w:cs="Times New Roman"/>
            <w:lang w:val="en-US"/>
          </w:rPr>
          <w:delText>2.2.</w:delText>
        </w:r>
        <w:r>
          <w:rPr>
            <w:rFonts w:ascii="Times New Roman" w:hAnsi="Times New Roman" w:cs="Times New Roman"/>
          </w:rPr>
          <w:tab/>
        </w:r>
        <w:r>
          <w:rPr>
            <w:rStyle w:val="Hyperlink"/>
            <w:rFonts w:ascii="Times New Roman" w:hAnsi="Times New Roman" w:cs="Times New Roman"/>
            <w:lang w:val="en-US"/>
          </w:rPr>
          <w:delText>Chủ đề cấp độ 2</w:delTex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delInstrText xml:space="preserve"> PAGEREF _Toc367742505 \h </w:del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delText>4</w:delText>
        </w:r>
        <w:r>
          <w:rPr>
            <w:rFonts w:ascii="Times New Roman" w:hAnsi="Times New Roman" w:cs="Times New Roman"/>
          </w:rPr>
          <w:fldChar w:fldCharType="end"/>
        </w:r>
        <w:r>
          <w:rPr>
            <w:rFonts w:ascii="Times New Roman" w:hAnsi="Times New Roman" w:cs="Times New Roman"/>
          </w:rPr>
          <w:fldChar w:fldCharType="end"/>
        </w:r>
      </w:del>
    </w:p>
    <w:p w14:paraId="7A6AA208" w14:textId="77777777" w:rsidR="00501C7E" w:rsidRDefault="00000000" w:rsidP="00501C7E">
      <w:pPr>
        <w:pStyle w:val="TOC3"/>
        <w:tabs>
          <w:tab w:val="left" w:pos="1320"/>
          <w:tab w:val="right" w:leader="dot" w:pos="8777"/>
        </w:tabs>
        <w:ind w:left="0"/>
        <w:rPr>
          <w:del w:id="1284" w:author="Lưu Gia Huy" w:date="2023-06-23T09:09:00Z"/>
          <w:rFonts w:ascii="Times New Roman" w:hAnsi="Times New Roman" w:cs="Times New Roman"/>
        </w:rPr>
        <w:pPrChange w:id="1285" w:author="Lưu Gia Huy" w:date="2023-06-25T12:00:00Z">
          <w:pPr>
            <w:pStyle w:val="TOC3"/>
            <w:tabs>
              <w:tab w:val="left" w:pos="1320"/>
              <w:tab w:val="right" w:leader="dot" w:pos="8777"/>
            </w:tabs>
          </w:pPr>
        </w:pPrChange>
      </w:pPr>
      <w:del w:id="1286" w:author="Lưu Gia Huy" w:date="2023-06-23T09:09:00Z">
        <w:r>
          <w:rPr>
            <w:rFonts w:ascii="Times New Roman" w:hAnsi="Times New Roman" w:cs="Times New Roman"/>
            <w:rPrChange w:id="1287" w:author="Lưu Gia Huy" w:date="2023-06-25T11:57:00Z">
              <w:rPr/>
            </w:rPrChange>
          </w:rPr>
          <w:fldChar w:fldCharType="begin"/>
        </w:r>
        <w:r>
          <w:rPr>
            <w:rFonts w:ascii="Times New Roman" w:hAnsi="Times New Roman" w:cs="Times New Roman"/>
            <w:rPrChange w:id="1288" w:author="Lưu Gia Huy" w:date="2023-06-25T11:57:00Z">
              <w:rPr/>
            </w:rPrChange>
          </w:rPr>
          <w:delInstrText xml:space="preserve"> HYPERLINK \l "_Toc367742506" </w:delInstrText>
        </w:r>
        <w:r w:rsidRPr="00CC589D">
          <w:rPr>
            <w:rFonts w:ascii="Times New Roman" w:hAnsi="Times New Roman" w:cs="Times New Roman"/>
          </w:rPr>
        </w:r>
        <w:r>
          <w:rPr>
            <w:rFonts w:ascii="Times New Roman" w:hAnsi="Times New Roman" w:cs="Times New Roman"/>
          </w:rPr>
          <w:fldChar w:fldCharType="separate"/>
        </w:r>
        <w:r>
          <w:rPr>
            <w:rStyle w:val="Hyperlink"/>
            <w:rFonts w:ascii="Times New Roman" w:hAnsi="Times New Roman" w:cs="Times New Roman"/>
            <w:lang w:val="en-US"/>
          </w:rPr>
          <w:delText>2.2.1.</w:delText>
        </w:r>
        <w:r>
          <w:rPr>
            <w:rFonts w:ascii="Times New Roman" w:hAnsi="Times New Roman" w:cs="Times New Roman"/>
          </w:rPr>
          <w:tab/>
        </w:r>
        <w:r>
          <w:rPr>
            <w:rStyle w:val="Hyperlink"/>
            <w:rFonts w:ascii="Times New Roman" w:hAnsi="Times New Roman" w:cs="Times New Roman"/>
            <w:lang w:val="en-US"/>
          </w:rPr>
          <w:delText>Chủ đề cấp độ 3</w:delTex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delInstrText xml:space="preserve"> PAGEREF _Toc367742506 \h </w:del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delText>4</w:delText>
        </w:r>
        <w:r>
          <w:rPr>
            <w:rFonts w:ascii="Times New Roman" w:hAnsi="Times New Roman" w:cs="Times New Roman"/>
          </w:rPr>
          <w:fldChar w:fldCharType="end"/>
        </w:r>
        <w:r>
          <w:rPr>
            <w:rFonts w:ascii="Times New Roman" w:hAnsi="Times New Roman" w:cs="Times New Roman"/>
          </w:rPr>
          <w:fldChar w:fldCharType="end"/>
        </w:r>
      </w:del>
    </w:p>
    <w:p w14:paraId="67D7089C" w14:textId="77777777" w:rsidR="00501C7E" w:rsidRDefault="00000000">
      <w:pPr>
        <w:pStyle w:val="TOC1"/>
        <w:tabs>
          <w:tab w:val="left" w:pos="1540"/>
          <w:tab w:val="right" w:leader="dot" w:pos="8777"/>
        </w:tabs>
        <w:rPr>
          <w:del w:id="1289" w:author="Lưu Gia Huy" w:date="2023-06-23T09:09:00Z"/>
          <w:rFonts w:ascii="Times New Roman" w:eastAsiaTheme="minorEastAsia" w:hAnsi="Times New Roman" w:cs="Times New Roman"/>
          <w:sz w:val="22"/>
          <w:lang w:eastAsia="vi-VN"/>
        </w:rPr>
      </w:pPr>
      <w:del w:id="1290" w:author="Lưu Gia Huy" w:date="2023-06-23T09:09:00Z">
        <w:r>
          <w:rPr>
            <w:rFonts w:ascii="Times New Roman" w:hAnsi="Times New Roman" w:cs="Times New Roman"/>
            <w:rPrChange w:id="1291" w:author="Lưu Gia Huy" w:date="2023-06-25T11:57:00Z">
              <w:rPr/>
            </w:rPrChange>
          </w:rPr>
          <w:fldChar w:fldCharType="begin"/>
        </w:r>
        <w:r>
          <w:rPr>
            <w:rFonts w:ascii="Times New Roman" w:hAnsi="Times New Roman" w:cs="Times New Roman"/>
            <w:rPrChange w:id="1292" w:author="Lưu Gia Huy" w:date="2023-06-25T11:57:00Z">
              <w:rPr/>
            </w:rPrChange>
          </w:rPr>
          <w:delInstrText xml:space="preserve"> HYPERLINK \l "_Toc367742507" </w:delInstrText>
        </w:r>
        <w:r w:rsidRPr="00CC589D">
          <w:rPr>
            <w:rFonts w:ascii="Times New Roman" w:hAnsi="Times New Roman" w:cs="Times New Roman"/>
          </w:rPr>
        </w:r>
        <w:r>
          <w:rPr>
            <w:rFonts w:ascii="Times New Roman" w:hAnsi="Times New Roman" w:cs="Times New Roman"/>
          </w:rPr>
          <w:fldChar w:fldCharType="separate"/>
        </w:r>
        <w:r>
          <w:rPr>
            <w:rStyle w:val="Hyperlink"/>
            <w:rFonts w:ascii="Times New Roman" w:hAnsi="Times New Roman" w:cs="Times New Roman"/>
          </w:rPr>
          <w:delText>Chương 3</w:delText>
        </w:r>
      </w:del>
      <w:ins w:id="1293" w:author="Lưu Gia Huy" w:date="2023-06-22T21:40:00Z">
        <w:del w:id="1294" w:author="Lưu Gia Huy" w:date="2023-06-23T09:09:00Z">
          <w:r>
            <w:rPr>
              <w:rStyle w:val="Hyperlink"/>
              <w:rFonts w:ascii="Times New Roman" w:hAnsi="Times New Roman" w:cs="Times New Roman"/>
            </w:rPr>
            <w:delText>5</w:delText>
          </w:r>
        </w:del>
      </w:ins>
      <w:del w:id="1295" w:author="Lưu Gia Huy" w:date="2023-06-23T09:09:00Z">
        <w:r>
          <w:rPr>
            <w:rStyle w:val="Hyperlink"/>
            <w:rFonts w:ascii="Times New Roman" w:hAnsi="Times New Roman" w:cs="Times New Roman"/>
          </w:rPr>
          <w:delText>.</w:delText>
        </w:r>
        <w:r>
          <w:rPr>
            <w:rFonts w:ascii="Times New Roman" w:eastAsiaTheme="minorEastAsia" w:hAnsi="Times New Roman" w:cs="Times New Roman"/>
            <w:sz w:val="22"/>
            <w:lang w:eastAsia="vi-VN"/>
          </w:rPr>
          <w:tab/>
        </w:r>
        <w:r>
          <w:rPr>
            <w:rStyle w:val="Hyperlink"/>
            <w:rFonts w:ascii="Times New Roman" w:hAnsi="Times New Roman" w:cs="Times New Roman"/>
          </w:rPr>
          <w:delText>TÊN CHƯƠNG 3</w:delText>
        </w:r>
      </w:del>
      <w:ins w:id="1296" w:author="Lưu Gia Huy" w:date="2023-06-22T21:39:00Z">
        <w:del w:id="1297" w:author="Lưu Gia Huy" w:date="2023-06-23T09:09:00Z">
          <w:r>
            <w:rPr>
              <w:rStyle w:val="Hyperlink"/>
              <w:rFonts w:ascii="Times New Roman" w:hAnsi="Times New Roman" w:cs="Times New Roman"/>
            </w:rPr>
            <w:delText>KẾT LUẬN</w:delText>
          </w:r>
        </w:del>
      </w:ins>
      <w:del w:id="1298" w:author="Lưu Gia Huy" w:date="2023-06-23T09:09:00Z">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delInstrText xml:space="preserve"> PAGEREF _Toc367742507 \h </w:del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delText>5</w:delText>
        </w:r>
        <w:r>
          <w:rPr>
            <w:rFonts w:ascii="Times New Roman" w:hAnsi="Times New Roman" w:cs="Times New Roman"/>
          </w:rPr>
          <w:fldChar w:fldCharType="end"/>
        </w:r>
        <w:r>
          <w:rPr>
            <w:rFonts w:ascii="Times New Roman" w:hAnsi="Times New Roman" w:cs="Times New Roman"/>
          </w:rPr>
          <w:fldChar w:fldCharType="end"/>
        </w:r>
      </w:del>
    </w:p>
    <w:p w14:paraId="3F7244AE" w14:textId="77777777" w:rsidR="00501C7E" w:rsidRDefault="00000000" w:rsidP="00501C7E">
      <w:pPr>
        <w:pStyle w:val="TOC2"/>
        <w:tabs>
          <w:tab w:val="left" w:pos="880"/>
          <w:tab w:val="right" w:leader="dot" w:pos="8777"/>
        </w:tabs>
        <w:ind w:left="0"/>
        <w:rPr>
          <w:del w:id="1299" w:author="Lưu Gia Huy" w:date="2023-06-23T09:09:00Z"/>
          <w:rFonts w:ascii="Times New Roman" w:hAnsi="Times New Roman" w:cs="Times New Roman"/>
        </w:rPr>
        <w:pPrChange w:id="1300" w:author="Lưu Gia Huy" w:date="2023-06-25T12:00:00Z">
          <w:pPr>
            <w:pStyle w:val="TOC2"/>
            <w:tabs>
              <w:tab w:val="left" w:pos="880"/>
              <w:tab w:val="right" w:leader="dot" w:pos="8777"/>
            </w:tabs>
          </w:pPr>
        </w:pPrChange>
      </w:pPr>
      <w:del w:id="1301" w:author="Lưu Gia Huy" w:date="2023-06-23T09:09:00Z">
        <w:r>
          <w:rPr>
            <w:rFonts w:ascii="Times New Roman" w:hAnsi="Times New Roman" w:cs="Times New Roman"/>
            <w:rPrChange w:id="1302" w:author="Lưu Gia Huy" w:date="2023-06-25T11:57:00Z">
              <w:rPr/>
            </w:rPrChange>
          </w:rPr>
          <w:fldChar w:fldCharType="begin"/>
        </w:r>
        <w:r>
          <w:rPr>
            <w:rFonts w:ascii="Times New Roman" w:hAnsi="Times New Roman" w:cs="Times New Roman"/>
            <w:rPrChange w:id="1303" w:author="Lưu Gia Huy" w:date="2023-06-25T11:57:00Z">
              <w:rPr/>
            </w:rPrChange>
          </w:rPr>
          <w:delInstrText xml:space="preserve"> HYPERLINK \l "_Toc367742508" </w:delInstrText>
        </w:r>
        <w:r w:rsidRPr="00CC589D">
          <w:rPr>
            <w:rFonts w:ascii="Times New Roman" w:hAnsi="Times New Roman" w:cs="Times New Roman"/>
          </w:rPr>
        </w:r>
        <w:r>
          <w:rPr>
            <w:rFonts w:ascii="Times New Roman" w:hAnsi="Times New Roman" w:cs="Times New Roman"/>
          </w:rPr>
          <w:fldChar w:fldCharType="separate"/>
        </w:r>
        <w:r>
          <w:rPr>
            <w:rStyle w:val="Hyperlink"/>
            <w:rFonts w:ascii="Times New Roman" w:hAnsi="Times New Roman" w:cs="Times New Roman"/>
            <w:lang w:val="en-US"/>
          </w:rPr>
          <w:delText>3.1.</w:delText>
        </w:r>
        <w:r>
          <w:rPr>
            <w:rFonts w:ascii="Times New Roman" w:hAnsi="Times New Roman" w:cs="Times New Roman"/>
          </w:rPr>
          <w:tab/>
        </w:r>
        <w:r>
          <w:rPr>
            <w:rStyle w:val="Hyperlink"/>
            <w:rFonts w:ascii="Times New Roman" w:hAnsi="Times New Roman" w:cs="Times New Roman"/>
            <w:lang w:val="en-US"/>
          </w:rPr>
          <w:delText>Chủ đề cấp độ 2</w:delTex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delInstrText xml:space="preserve"> PAGEREF _Toc367742508 \h </w:del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delText>5</w:delText>
        </w:r>
        <w:r>
          <w:rPr>
            <w:rFonts w:ascii="Times New Roman" w:hAnsi="Times New Roman" w:cs="Times New Roman"/>
          </w:rPr>
          <w:fldChar w:fldCharType="end"/>
        </w:r>
        <w:r>
          <w:rPr>
            <w:rFonts w:ascii="Times New Roman" w:hAnsi="Times New Roman" w:cs="Times New Roman"/>
          </w:rPr>
          <w:fldChar w:fldCharType="end"/>
        </w:r>
      </w:del>
    </w:p>
    <w:p w14:paraId="1DC1924B" w14:textId="77777777" w:rsidR="00501C7E" w:rsidRDefault="00000000" w:rsidP="00501C7E">
      <w:pPr>
        <w:pStyle w:val="TOC3"/>
        <w:tabs>
          <w:tab w:val="left" w:pos="1320"/>
          <w:tab w:val="right" w:leader="dot" w:pos="8777"/>
        </w:tabs>
        <w:ind w:left="0"/>
        <w:rPr>
          <w:del w:id="1304" w:author="Lưu Gia Huy" w:date="2023-06-23T09:09:00Z"/>
          <w:rFonts w:ascii="Times New Roman" w:hAnsi="Times New Roman" w:cs="Times New Roman"/>
        </w:rPr>
        <w:pPrChange w:id="1305" w:author="Lưu Gia Huy" w:date="2023-06-25T12:00:00Z">
          <w:pPr>
            <w:pStyle w:val="TOC3"/>
            <w:tabs>
              <w:tab w:val="left" w:pos="1320"/>
              <w:tab w:val="right" w:leader="dot" w:pos="8777"/>
            </w:tabs>
          </w:pPr>
        </w:pPrChange>
      </w:pPr>
      <w:del w:id="1306" w:author="Lưu Gia Huy" w:date="2023-06-23T09:09:00Z">
        <w:r>
          <w:rPr>
            <w:rFonts w:ascii="Times New Roman" w:hAnsi="Times New Roman" w:cs="Times New Roman"/>
            <w:rPrChange w:id="1307" w:author="Lưu Gia Huy" w:date="2023-06-25T11:57:00Z">
              <w:rPr/>
            </w:rPrChange>
          </w:rPr>
          <w:fldChar w:fldCharType="begin"/>
        </w:r>
        <w:r>
          <w:rPr>
            <w:rFonts w:ascii="Times New Roman" w:hAnsi="Times New Roman" w:cs="Times New Roman"/>
            <w:rPrChange w:id="1308" w:author="Lưu Gia Huy" w:date="2023-06-25T11:57:00Z">
              <w:rPr/>
            </w:rPrChange>
          </w:rPr>
          <w:delInstrText xml:space="preserve"> HYPERLINK \l "_Toc367742509" </w:delInstrText>
        </w:r>
        <w:r w:rsidRPr="00CC589D">
          <w:rPr>
            <w:rFonts w:ascii="Times New Roman" w:hAnsi="Times New Roman" w:cs="Times New Roman"/>
          </w:rPr>
        </w:r>
        <w:r>
          <w:rPr>
            <w:rFonts w:ascii="Times New Roman" w:hAnsi="Times New Roman" w:cs="Times New Roman"/>
          </w:rPr>
          <w:fldChar w:fldCharType="separate"/>
        </w:r>
        <w:r>
          <w:rPr>
            <w:rStyle w:val="Hyperlink"/>
            <w:rFonts w:ascii="Times New Roman" w:hAnsi="Times New Roman" w:cs="Times New Roman"/>
            <w:lang w:val="en-US"/>
          </w:rPr>
          <w:delText>3.1.1.</w:delText>
        </w:r>
        <w:r>
          <w:rPr>
            <w:rFonts w:ascii="Times New Roman" w:hAnsi="Times New Roman" w:cs="Times New Roman"/>
          </w:rPr>
          <w:tab/>
        </w:r>
        <w:r>
          <w:rPr>
            <w:rStyle w:val="Hyperlink"/>
            <w:rFonts w:ascii="Times New Roman" w:hAnsi="Times New Roman" w:cs="Times New Roman"/>
            <w:lang w:val="en-US"/>
          </w:rPr>
          <w:delText>Chủ đề cấp độ 3</w:delTex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delInstrText xml:space="preserve"> PAGEREF _Toc367742509 \h </w:del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delText>5</w:delText>
        </w:r>
        <w:r>
          <w:rPr>
            <w:rFonts w:ascii="Times New Roman" w:hAnsi="Times New Roman" w:cs="Times New Roman"/>
          </w:rPr>
          <w:fldChar w:fldCharType="end"/>
        </w:r>
        <w:r>
          <w:rPr>
            <w:rFonts w:ascii="Times New Roman" w:hAnsi="Times New Roman" w:cs="Times New Roman"/>
          </w:rPr>
          <w:fldChar w:fldCharType="end"/>
        </w:r>
      </w:del>
    </w:p>
    <w:p w14:paraId="2615FAE0" w14:textId="77777777" w:rsidR="00501C7E" w:rsidRDefault="00000000" w:rsidP="00501C7E">
      <w:pPr>
        <w:pStyle w:val="TOC4"/>
        <w:tabs>
          <w:tab w:val="left" w:pos="1760"/>
          <w:tab w:val="right" w:leader="dot" w:pos="8777"/>
        </w:tabs>
        <w:ind w:left="0"/>
        <w:rPr>
          <w:del w:id="1309" w:author="Lưu Gia Huy" w:date="2023-06-23T09:09:00Z"/>
          <w:rFonts w:ascii="Times New Roman" w:hAnsi="Times New Roman" w:cs="Times New Roman"/>
        </w:rPr>
        <w:pPrChange w:id="1310" w:author="Lưu Gia Huy" w:date="2023-06-25T12:00:00Z">
          <w:pPr>
            <w:pStyle w:val="TOC4"/>
            <w:tabs>
              <w:tab w:val="left" w:pos="1760"/>
              <w:tab w:val="right" w:leader="dot" w:pos="8777"/>
            </w:tabs>
          </w:pPr>
        </w:pPrChange>
      </w:pPr>
      <w:del w:id="1311" w:author="Lưu Gia Huy" w:date="2023-06-23T09:09:00Z">
        <w:r>
          <w:rPr>
            <w:rFonts w:ascii="Times New Roman" w:hAnsi="Times New Roman" w:cs="Times New Roman"/>
            <w:rPrChange w:id="1312" w:author="Lưu Gia Huy" w:date="2023-06-25T11:57:00Z">
              <w:rPr/>
            </w:rPrChange>
          </w:rPr>
          <w:fldChar w:fldCharType="begin"/>
        </w:r>
        <w:r>
          <w:rPr>
            <w:rFonts w:ascii="Times New Roman" w:hAnsi="Times New Roman" w:cs="Times New Roman"/>
            <w:rPrChange w:id="1313" w:author="Lưu Gia Huy" w:date="2023-06-25T11:57:00Z">
              <w:rPr/>
            </w:rPrChange>
          </w:rPr>
          <w:delInstrText xml:space="preserve"> HYPERLINK \l "_Toc367742510" </w:delInstrText>
        </w:r>
        <w:r w:rsidRPr="00CC589D">
          <w:rPr>
            <w:rFonts w:ascii="Times New Roman" w:hAnsi="Times New Roman" w:cs="Times New Roman"/>
          </w:rPr>
        </w:r>
        <w:r>
          <w:rPr>
            <w:rFonts w:ascii="Times New Roman" w:hAnsi="Times New Roman" w:cs="Times New Roman"/>
          </w:rPr>
          <w:fldChar w:fldCharType="separate"/>
        </w:r>
        <w:r>
          <w:rPr>
            <w:rStyle w:val="Hyperlink"/>
            <w:rFonts w:ascii="Times New Roman" w:hAnsi="Times New Roman" w:cs="Times New Roman"/>
            <w:lang w:val="en-US"/>
          </w:rPr>
          <w:delText>3.1.1.1.</w:delText>
        </w:r>
        <w:r>
          <w:rPr>
            <w:rFonts w:ascii="Times New Roman" w:hAnsi="Times New Roman" w:cs="Times New Roman"/>
          </w:rPr>
          <w:tab/>
        </w:r>
        <w:r>
          <w:rPr>
            <w:rStyle w:val="Hyperlink"/>
            <w:rFonts w:ascii="Times New Roman" w:hAnsi="Times New Roman" w:cs="Times New Roman"/>
            <w:lang w:val="en-US"/>
          </w:rPr>
          <w:delText>Chủ đề cấp độ 4</w:delTex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delInstrText xml:space="preserve"> PAGEREF _Toc367742510 \h </w:del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delText>5</w:delText>
        </w:r>
        <w:r>
          <w:rPr>
            <w:rFonts w:ascii="Times New Roman" w:hAnsi="Times New Roman" w:cs="Times New Roman"/>
          </w:rPr>
          <w:fldChar w:fldCharType="end"/>
        </w:r>
        <w:r>
          <w:rPr>
            <w:rFonts w:ascii="Times New Roman" w:hAnsi="Times New Roman" w:cs="Times New Roman"/>
          </w:rPr>
          <w:fldChar w:fldCharType="end"/>
        </w:r>
      </w:del>
    </w:p>
    <w:p w14:paraId="34461C9F" w14:textId="77777777" w:rsidR="00501C7E" w:rsidRDefault="00000000">
      <w:pPr>
        <w:pStyle w:val="TOC1"/>
        <w:tabs>
          <w:tab w:val="left" w:pos="1540"/>
          <w:tab w:val="right" w:leader="dot" w:pos="8777"/>
        </w:tabs>
        <w:rPr>
          <w:ins w:id="1314" w:author="Lưu Gia Huy" w:date="2023-06-22T21:39:00Z"/>
          <w:del w:id="1315" w:author="Lưu Gia Huy" w:date="2023-06-23T09:09:00Z"/>
          <w:rFonts w:ascii="Times New Roman" w:eastAsiaTheme="minorEastAsia" w:hAnsi="Times New Roman" w:cs="Times New Roman"/>
          <w:sz w:val="22"/>
          <w:lang w:eastAsia="vi-VN"/>
        </w:rPr>
      </w:pPr>
      <w:del w:id="1316" w:author="Lưu Gia Huy" w:date="2023-06-23T09:09:00Z">
        <w:r>
          <w:rPr>
            <w:rFonts w:ascii="Times New Roman" w:hAnsi="Times New Roman" w:cs="Times New Roman"/>
            <w:rPrChange w:id="1317" w:author="Lưu Gia Huy" w:date="2023-06-25T11:57:00Z">
              <w:rPr/>
            </w:rPrChange>
          </w:rPr>
          <w:fldChar w:fldCharType="begin"/>
        </w:r>
        <w:r>
          <w:rPr>
            <w:rFonts w:ascii="Times New Roman" w:hAnsi="Times New Roman" w:cs="Times New Roman"/>
            <w:rPrChange w:id="1318" w:author="Lưu Gia Huy" w:date="2023-06-25T11:57:00Z">
              <w:rPr/>
            </w:rPrChange>
          </w:rPr>
          <w:delInstrText xml:space="preserve"> HYPERLINK \l "_Toc367742511" </w:delInstrText>
        </w:r>
        <w:r w:rsidRPr="00CC589D">
          <w:rPr>
            <w:rFonts w:ascii="Times New Roman" w:hAnsi="Times New Roman" w:cs="Times New Roman"/>
          </w:rPr>
        </w:r>
        <w:r>
          <w:rPr>
            <w:rFonts w:ascii="Times New Roman" w:hAnsi="Times New Roman" w:cs="Times New Roman"/>
          </w:rPr>
          <w:fldChar w:fldCharType="separate"/>
        </w:r>
        <w:r>
          <w:rPr>
            <w:rStyle w:val="Hyperlink"/>
            <w:rFonts w:ascii="Times New Roman" w:hAnsi="Times New Roman" w:cs="Times New Roman"/>
            <w:lang w:val="en-US"/>
          </w:rPr>
          <w:delText>3.2.</w:delText>
        </w:r>
        <w:r>
          <w:rPr>
            <w:rFonts w:ascii="Times New Roman" w:hAnsi="Times New Roman" w:cs="Times New Roman"/>
          </w:rPr>
          <w:tab/>
        </w:r>
        <w:r>
          <w:rPr>
            <w:rStyle w:val="Hyperlink"/>
            <w:rFonts w:ascii="Times New Roman" w:hAnsi="Times New Roman" w:cs="Times New Roman"/>
            <w:lang w:val="en-US"/>
          </w:rPr>
          <w:delText>Chủ đề cấp độ 2</w:delTex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delInstrText xml:space="preserve"> PAGEREF _Toc367742511 \h </w:del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delText>5</w:delText>
        </w:r>
        <w:r>
          <w:rPr>
            <w:rFonts w:ascii="Times New Roman" w:hAnsi="Times New Roman" w:cs="Times New Roman"/>
          </w:rPr>
          <w:fldChar w:fldCharType="end"/>
        </w:r>
        <w:r>
          <w:rPr>
            <w:rFonts w:ascii="Times New Roman" w:hAnsi="Times New Roman" w:cs="Times New Roman"/>
          </w:rPr>
          <w:fldChar w:fldCharType="end"/>
        </w:r>
      </w:del>
      <w:ins w:id="1319" w:author="Lưu Gia Huy" w:date="2023-06-22T21:39:00Z">
        <w:del w:id="1320" w:author="Lưu Gia Huy" w:date="2023-06-23T09:09:00Z">
          <w:r>
            <w:rPr>
              <w:rFonts w:ascii="Times New Roman" w:hAnsi="Times New Roman" w:cs="Times New Roman"/>
              <w:rPrChange w:id="1321" w:author="Lưu Gia Huy" w:date="2023-06-25T11:57:00Z">
                <w:rPr/>
              </w:rPrChange>
            </w:rPr>
            <w:fldChar w:fldCharType="begin"/>
          </w:r>
          <w:r>
            <w:rPr>
              <w:rFonts w:ascii="Times New Roman" w:hAnsi="Times New Roman" w:cs="Times New Roman"/>
              <w:rPrChange w:id="1322" w:author="Lưu Gia Huy" w:date="2023-06-25T11:57:00Z">
                <w:rPr/>
              </w:rPrChange>
            </w:rPr>
            <w:delInstrText xml:space="preserve"> HYPERLINK \l "_Toc367742507" </w:delInstrText>
          </w:r>
          <w:r w:rsidRPr="00CC589D">
            <w:rPr>
              <w:rFonts w:ascii="Times New Roman" w:hAnsi="Times New Roman" w:cs="Times New Roman"/>
            </w:rPr>
          </w:r>
          <w:r>
            <w:rPr>
              <w:rFonts w:ascii="Times New Roman" w:hAnsi="Times New Roman" w:cs="Times New Roman"/>
            </w:rPr>
            <w:fldChar w:fldCharType="separate"/>
          </w:r>
          <w:r>
            <w:rPr>
              <w:rStyle w:val="Hyperlink"/>
              <w:rFonts w:ascii="Times New Roman" w:hAnsi="Times New Roman" w:cs="Times New Roman"/>
            </w:rPr>
            <w:delText xml:space="preserve">TÀI LIỆU THAM </w:delText>
          </w:r>
        </w:del>
      </w:ins>
      <w:ins w:id="1323" w:author="Lưu Gia Huy" w:date="2023-06-22T21:40:00Z">
        <w:del w:id="1324" w:author="Lưu Gia Huy" w:date="2023-06-23T09:09:00Z">
          <w:r>
            <w:rPr>
              <w:rStyle w:val="Hyperlink"/>
              <w:rFonts w:ascii="Times New Roman" w:hAnsi="Times New Roman" w:cs="Times New Roman"/>
            </w:rPr>
            <w:delText>KHẢO</w:delText>
          </w:r>
        </w:del>
      </w:ins>
      <w:ins w:id="1325" w:author="Lưu Gia Huy" w:date="2023-06-22T21:39:00Z">
        <w:del w:id="1326" w:author="Lưu Gia Huy" w:date="2023-06-23T09:09:00Z">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delInstrText xml:space="preserve"> PAGEREF _Toc367742507 \h </w:delInstrText>
          </w:r>
        </w:del>
      </w:ins>
      <w:del w:id="1327" w:author="Lưu Gia Huy" w:date="2023-06-23T09:09:00Z">
        <w:r>
          <w:rPr>
            <w:rFonts w:ascii="Times New Roman" w:hAnsi="Times New Roman" w:cs="Times New Roman"/>
          </w:rPr>
        </w:r>
      </w:del>
      <w:ins w:id="1328" w:author="Lưu Gia Huy" w:date="2023-06-22T21:39:00Z">
        <w:del w:id="1329" w:author="Lưu Gia Huy" w:date="2023-06-23T09:09:00Z">
          <w:r>
            <w:rPr>
              <w:rFonts w:ascii="Times New Roman" w:hAnsi="Times New Roman" w:cs="Times New Roman"/>
            </w:rPr>
            <w:fldChar w:fldCharType="separate"/>
          </w:r>
          <w:r>
            <w:rPr>
              <w:rFonts w:ascii="Times New Roman" w:hAnsi="Times New Roman" w:cs="Times New Roman"/>
            </w:rPr>
            <w:delText>5</w:delText>
          </w:r>
          <w:r>
            <w:rPr>
              <w:rFonts w:ascii="Times New Roman" w:hAnsi="Times New Roman" w:cs="Times New Roman"/>
            </w:rPr>
            <w:fldChar w:fldCharType="end"/>
          </w:r>
          <w:r>
            <w:rPr>
              <w:rFonts w:ascii="Times New Roman" w:hAnsi="Times New Roman" w:cs="Times New Roman"/>
            </w:rPr>
            <w:fldChar w:fldCharType="end"/>
          </w:r>
        </w:del>
      </w:ins>
    </w:p>
    <w:p w14:paraId="00C4D0EA" w14:textId="77777777" w:rsidR="00501C7E" w:rsidRDefault="00501C7E" w:rsidP="00501C7E">
      <w:pPr>
        <w:rPr>
          <w:ins w:id="1330" w:author="Lưu Gia Huy" w:date="2023-06-22T21:39:00Z"/>
          <w:del w:id="1331" w:author="Lưu Gia Huy" w:date="2023-06-23T09:09:00Z"/>
          <w:rFonts w:ascii="Times New Roman" w:hAnsi="Times New Roman" w:cs="Times New Roman"/>
        </w:rPr>
        <w:pPrChange w:id="1332" w:author="Lưu Gia Huy" w:date="2023-06-25T12:00:00Z">
          <w:pPr>
            <w:pStyle w:val="TOC2"/>
            <w:tabs>
              <w:tab w:val="left" w:pos="880"/>
              <w:tab w:val="right" w:leader="dot" w:pos="8777"/>
            </w:tabs>
          </w:pPr>
        </w:pPrChange>
      </w:pPr>
    </w:p>
    <w:p w14:paraId="198F499F" w14:textId="77777777" w:rsidR="00501C7E" w:rsidRDefault="00501C7E" w:rsidP="00501C7E">
      <w:pPr>
        <w:rPr>
          <w:ins w:id="1333" w:author="Lưu Gia Huy" w:date="2023-06-22T21:36:00Z"/>
          <w:del w:id="1334" w:author="Lưu Gia Huy" w:date="2023-06-23T09:09:00Z"/>
          <w:rFonts w:ascii="Times New Roman" w:hAnsi="Times New Roman" w:cs="Times New Roman"/>
        </w:rPr>
        <w:pPrChange w:id="1335" w:author="Lưu Gia Huy" w:date="2023-06-25T12:00:00Z">
          <w:pPr>
            <w:pStyle w:val="TOC2"/>
            <w:tabs>
              <w:tab w:val="left" w:pos="880"/>
              <w:tab w:val="right" w:leader="dot" w:pos="8777"/>
            </w:tabs>
          </w:pPr>
        </w:pPrChange>
      </w:pPr>
    </w:p>
    <w:p w14:paraId="29081D79" w14:textId="77777777" w:rsidR="00501C7E" w:rsidRDefault="00501C7E" w:rsidP="00501C7E">
      <w:pPr>
        <w:rPr>
          <w:del w:id="1336" w:author="Lưu Gia Huy" w:date="2023-06-23T09:09:00Z"/>
          <w:rFonts w:ascii="Times New Roman" w:hAnsi="Times New Roman" w:cs="Times New Roman"/>
        </w:rPr>
        <w:pPrChange w:id="1337" w:author="Lưu Gia Huy" w:date="2023-06-25T12:00:00Z">
          <w:pPr>
            <w:pStyle w:val="TOC2"/>
            <w:tabs>
              <w:tab w:val="left" w:pos="880"/>
              <w:tab w:val="right" w:leader="dot" w:pos="8777"/>
            </w:tabs>
          </w:pPr>
        </w:pPrChange>
      </w:pPr>
    </w:p>
    <w:p w14:paraId="375F7F97" w14:textId="77777777" w:rsidR="00501C7E" w:rsidRDefault="00000000">
      <w:pPr>
        <w:rPr>
          <w:del w:id="1338" w:author="Lưu Gia Huy" w:date="2023-06-22T21:33:00Z"/>
          <w:rFonts w:ascii="Times New Roman" w:hAnsi="Times New Roman" w:cs="Times New Roman"/>
          <w:b/>
          <w:sz w:val="28"/>
          <w:szCs w:val="26"/>
        </w:rPr>
      </w:pPr>
      <w:del w:id="1339" w:author="Lưu Gia Huy" w:date="2023-06-23T09:09:00Z">
        <w:r>
          <w:rPr>
            <w:rFonts w:ascii="Times New Roman" w:hAnsi="Times New Roman" w:cs="Times New Roman"/>
            <w:b/>
            <w:sz w:val="28"/>
            <w:szCs w:val="26"/>
          </w:rPr>
          <w:fldChar w:fldCharType="end"/>
        </w:r>
      </w:del>
    </w:p>
    <w:p w14:paraId="65AE90C4" w14:textId="77777777" w:rsidR="00501C7E" w:rsidRDefault="00501C7E" w:rsidP="00501C7E">
      <w:pPr>
        <w:rPr>
          <w:del w:id="1340" w:author="Lưu Gia Huy" w:date="2023-06-22T21:33:00Z"/>
          <w:rFonts w:ascii="Times New Roman" w:hAnsi="Times New Roman" w:cs="Times New Roman"/>
          <w:b/>
          <w:sz w:val="28"/>
          <w:szCs w:val="26"/>
        </w:rPr>
        <w:pPrChange w:id="1341" w:author="Lưu Gia Huy" w:date="2023-06-25T12:00:00Z">
          <w:pPr>
            <w:jc w:val="center"/>
          </w:pPr>
        </w:pPrChange>
      </w:pPr>
    </w:p>
    <w:p w14:paraId="74F4ADAE" w14:textId="77777777" w:rsidR="00501C7E" w:rsidRDefault="00501C7E">
      <w:pPr>
        <w:jc w:val="center"/>
        <w:rPr>
          <w:del w:id="1342" w:author="Lưu Gia Huy" w:date="2023-06-22T16:23:00Z"/>
          <w:rFonts w:ascii="Times New Roman" w:hAnsi="Times New Roman" w:cs="Times New Roman"/>
          <w:b/>
          <w:sz w:val="28"/>
          <w:szCs w:val="26"/>
        </w:rPr>
        <w:sectPr w:rsidR="00501C7E">
          <w:footerReference w:type="default" r:id="rId14"/>
          <w:pgSz w:w="11906" w:h="16838"/>
          <w:pgMar w:top="1701" w:right="1134" w:bottom="1985" w:left="1985" w:header="706" w:footer="706" w:gutter="0"/>
          <w:cols w:space="708"/>
          <w:docGrid w:linePitch="360"/>
        </w:sectPr>
      </w:pPr>
    </w:p>
    <w:p w14:paraId="69B7DD6D" w14:textId="77777777" w:rsidR="00501C7E" w:rsidRDefault="00000000" w:rsidP="00501C7E">
      <w:pPr>
        <w:pStyle w:val="Title"/>
        <w:spacing w:line="360" w:lineRule="auto"/>
        <w:rPr>
          <w:del w:id="1348" w:author="Lưu Gia Huy" w:date="2023-06-22T16:23:00Z"/>
          <w:rFonts w:ascii="Times New Roman" w:hAnsi="Times New Roman" w:cs="Times New Roman"/>
        </w:rPr>
        <w:pPrChange w:id="1349" w:author="Lưu Gia Huy" w:date="2023-06-25T12:00:00Z">
          <w:pPr>
            <w:pStyle w:val="Title"/>
          </w:pPr>
        </w:pPrChange>
      </w:pPr>
      <w:del w:id="1350" w:author="Lưu Gia Huy" w:date="2023-06-22T16:23:00Z">
        <w:r>
          <w:rPr>
            <w:rFonts w:ascii="Times New Roman" w:hAnsi="Times New Roman" w:cs="Times New Roman"/>
          </w:rPr>
          <w:delText>DANH MỤC HÌNH</w:delText>
        </w:r>
      </w:del>
    </w:p>
    <w:p w14:paraId="4DB68A1F" w14:textId="77777777" w:rsidR="00501C7E" w:rsidRDefault="00000000">
      <w:pPr>
        <w:pStyle w:val="TableofFigures"/>
        <w:tabs>
          <w:tab w:val="right" w:leader="dot" w:pos="8777"/>
        </w:tabs>
        <w:rPr>
          <w:del w:id="1351" w:author="Lưu Gia Huy" w:date="2023-06-22T16:23:00Z"/>
          <w:rFonts w:ascii="Times New Roman" w:eastAsiaTheme="minorEastAsia" w:hAnsi="Times New Roman" w:cs="Times New Roman"/>
          <w:sz w:val="22"/>
          <w:lang w:eastAsia="vi-VN"/>
        </w:rPr>
      </w:pPr>
      <w:del w:id="1352" w:author="Lưu Gia Huy" w:date="2023-06-22T16:23:00Z">
        <w:r>
          <w:rPr>
            <w:rFonts w:ascii="Times New Roman" w:hAnsi="Times New Roman" w:cs="Times New Roman"/>
            <w:b/>
            <w:sz w:val="28"/>
            <w:szCs w:val="26"/>
          </w:rPr>
          <w:fldChar w:fldCharType="begin"/>
        </w:r>
        <w:r>
          <w:rPr>
            <w:rFonts w:ascii="Times New Roman" w:hAnsi="Times New Roman" w:cs="Times New Roman"/>
            <w:b/>
            <w:sz w:val="28"/>
            <w:szCs w:val="26"/>
          </w:rPr>
          <w:delInstrText xml:space="preserve"> TOC \h \z \c "Hình" </w:delInstrText>
        </w:r>
        <w:r>
          <w:rPr>
            <w:rFonts w:ascii="Times New Roman" w:hAnsi="Times New Roman" w:cs="Times New Roman"/>
            <w:b/>
            <w:sz w:val="28"/>
            <w:szCs w:val="26"/>
          </w:rPr>
          <w:fldChar w:fldCharType="separate"/>
        </w:r>
        <w:r>
          <w:rPr>
            <w:rFonts w:ascii="Times New Roman" w:hAnsi="Times New Roman" w:cs="Times New Roman"/>
            <w:rPrChange w:id="1353" w:author="Lưu Gia Huy" w:date="2023-06-25T11:57:00Z">
              <w:rPr/>
            </w:rPrChange>
          </w:rPr>
          <w:fldChar w:fldCharType="begin"/>
        </w:r>
        <w:r>
          <w:rPr>
            <w:rFonts w:ascii="Times New Roman" w:hAnsi="Times New Roman" w:cs="Times New Roman"/>
            <w:rPrChange w:id="1354" w:author="Lưu Gia Huy" w:date="2023-06-25T11:57:00Z">
              <w:rPr/>
            </w:rPrChange>
          </w:rPr>
          <w:delInstrText>HYPERLINK \l "_Toc367742554"</w:delInstrText>
        </w:r>
        <w:r w:rsidRPr="00CC589D">
          <w:rPr>
            <w:rFonts w:ascii="Times New Roman" w:hAnsi="Times New Roman" w:cs="Times New Roman"/>
          </w:rPr>
        </w:r>
        <w:r>
          <w:rPr>
            <w:rFonts w:ascii="Times New Roman" w:hAnsi="Times New Roman" w:cs="Times New Roman"/>
          </w:rPr>
          <w:fldChar w:fldCharType="separate"/>
        </w:r>
        <w:r>
          <w:rPr>
            <w:rStyle w:val="Hyperlink"/>
            <w:rFonts w:ascii="Times New Roman" w:hAnsi="Times New Roman" w:cs="Times New Roman"/>
          </w:rPr>
          <w:delText>Hình 1.1</w:delText>
        </w:r>
        <w:r>
          <w:rPr>
            <w:rStyle w:val="Hyperlink"/>
            <w:rFonts w:ascii="Times New Roman" w:hAnsi="Times New Roman" w:cs="Times New Roman"/>
            <w:lang w:val="en-US"/>
          </w:rPr>
          <w:delText>: Tên hình 1</w:delTex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delInstrText xml:space="preserve"> PAGEREF _Toc367742554 \h </w:del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delText>3</w:delText>
        </w:r>
        <w:r>
          <w:rPr>
            <w:rFonts w:ascii="Times New Roman" w:hAnsi="Times New Roman" w:cs="Times New Roman"/>
          </w:rPr>
          <w:fldChar w:fldCharType="end"/>
        </w:r>
        <w:r>
          <w:rPr>
            <w:rFonts w:ascii="Times New Roman" w:hAnsi="Times New Roman" w:cs="Times New Roman"/>
          </w:rPr>
          <w:fldChar w:fldCharType="end"/>
        </w:r>
      </w:del>
    </w:p>
    <w:p w14:paraId="6EDD93D6" w14:textId="77777777" w:rsidR="00501C7E" w:rsidRDefault="00000000">
      <w:pPr>
        <w:rPr>
          <w:del w:id="1355" w:author="Lưu Gia Huy" w:date="2023-06-22T16:23:00Z"/>
          <w:rFonts w:ascii="Times New Roman" w:hAnsi="Times New Roman" w:cs="Times New Roman"/>
          <w:b/>
          <w:sz w:val="28"/>
          <w:szCs w:val="26"/>
        </w:rPr>
      </w:pPr>
      <w:del w:id="1356" w:author="Lưu Gia Huy" w:date="2023-06-22T16:23:00Z">
        <w:r>
          <w:rPr>
            <w:rFonts w:ascii="Times New Roman" w:hAnsi="Times New Roman" w:cs="Times New Roman"/>
            <w:b/>
            <w:sz w:val="28"/>
            <w:szCs w:val="26"/>
          </w:rPr>
          <w:fldChar w:fldCharType="end"/>
        </w:r>
      </w:del>
    </w:p>
    <w:p w14:paraId="457D6B02" w14:textId="77777777" w:rsidR="00501C7E" w:rsidRDefault="00501C7E">
      <w:pPr>
        <w:rPr>
          <w:del w:id="1357" w:author="Lưu Gia Huy" w:date="2023-06-22T16:23:00Z"/>
          <w:rFonts w:ascii="Times New Roman" w:hAnsi="Times New Roman" w:cs="Times New Roman"/>
          <w:b/>
          <w:sz w:val="28"/>
          <w:szCs w:val="26"/>
        </w:rPr>
      </w:pPr>
    </w:p>
    <w:p w14:paraId="777F05B6" w14:textId="77777777" w:rsidR="00501C7E" w:rsidRPr="00501C7E" w:rsidRDefault="00501C7E">
      <w:pPr>
        <w:rPr>
          <w:del w:id="1358" w:author="Lưu Gia Huy" w:date="2023-06-22T16:23:00Z"/>
          <w:rFonts w:ascii="Times New Roman" w:hAnsi="Times New Roman" w:cs="Times New Roman"/>
          <w:b/>
          <w:sz w:val="28"/>
          <w:szCs w:val="26"/>
          <w:rPrChange w:id="1359" w:author="Lưu Gia Huy" w:date="2023-06-25T11:57:00Z">
            <w:rPr>
              <w:del w:id="1360" w:author="Lưu Gia Huy" w:date="2023-06-22T16:23:00Z"/>
              <w:rFonts w:cstheme="majorHAnsi"/>
              <w:b/>
              <w:sz w:val="28"/>
              <w:szCs w:val="26"/>
            </w:rPr>
          </w:rPrChange>
        </w:rPr>
        <w:sectPr w:rsidR="00501C7E" w:rsidRPr="00501C7E">
          <w:footerReference w:type="default" r:id="rId15"/>
          <w:pgSz w:w="11906" w:h="16838"/>
          <w:pgMar w:top="1701" w:right="1134" w:bottom="1985" w:left="1985" w:header="706" w:footer="706" w:gutter="0"/>
          <w:cols w:space="708"/>
          <w:docGrid w:linePitch="360"/>
        </w:sectPr>
      </w:pPr>
    </w:p>
    <w:p w14:paraId="5F0B1D16" w14:textId="77777777" w:rsidR="00501C7E" w:rsidRDefault="00000000" w:rsidP="00501C7E">
      <w:pPr>
        <w:pStyle w:val="Title"/>
        <w:spacing w:line="360" w:lineRule="auto"/>
        <w:rPr>
          <w:del w:id="1366" w:author="Lưu Gia Huy" w:date="2023-06-22T16:23:00Z"/>
          <w:rFonts w:ascii="Times New Roman" w:hAnsi="Times New Roman" w:cs="Times New Roman"/>
        </w:rPr>
        <w:pPrChange w:id="1367" w:author="Lưu Gia Huy" w:date="2023-06-25T12:00:00Z">
          <w:pPr>
            <w:pStyle w:val="Title"/>
          </w:pPr>
        </w:pPrChange>
      </w:pPr>
      <w:del w:id="1368" w:author="Lưu Gia Huy" w:date="2023-06-22T16:23:00Z">
        <w:r>
          <w:rPr>
            <w:rFonts w:ascii="Times New Roman" w:hAnsi="Times New Roman" w:cs="Times New Roman"/>
          </w:rPr>
          <w:delText>DANH MỤC BẢNG</w:delText>
        </w:r>
      </w:del>
    </w:p>
    <w:p w14:paraId="4867CC81" w14:textId="77777777" w:rsidR="00501C7E" w:rsidRDefault="00000000">
      <w:pPr>
        <w:pStyle w:val="TableofFigures"/>
        <w:tabs>
          <w:tab w:val="right" w:leader="dot" w:pos="8777"/>
        </w:tabs>
        <w:rPr>
          <w:del w:id="1369" w:author="Lưu Gia Huy" w:date="2023-06-22T16:23:00Z"/>
          <w:rFonts w:ascii="Times New Roman" w:eastAsiaTheme="minorEastAsia" w:hAnsi="Times New Roman" w:cs="Times New Roman"/>
          <w:sz w:val="22"/>
          <w:lang w:eastAsia="vi-VN"/>
        </w:rPr>
      </w:pPr>
      <w:del w:id="1370" w:author="Lưu Gia Huy" w:date="2023-06-22T16:23:00Z">
        <w:r>
          <w:rPr>
            <w:rFonts w:ascii="Times New Roman" w:hAnsi="Times New Roman" w:cs="Times New Roman"/>
            <w:b/>
            <w:sz w:val="28"/>
            <w:szCs w:val="26"/>
          </w:rPr>
          <w:fldChar w:fldCharType="begin"/>
        </w:r>
        <w:r>
          <w:rPr>
            <w:rFonts w:ascii="Times New Roman" w:hAnsi="Times New Roman" w:cs="Times New Roman"/>
            <w:b/>
            <w:sz w:val="28"/>
            <w:szCs w:val="26"/>
          </w:rPr>
          <w:delInstrText xml:space="preserve"> TOC \h \z \c "Bảng" </w:delInstrText>
        </w:r>
        <w:r>
          <w:rPr>
            <w:rFonts w:ascii="Times New Roman" w:hAnsi="Times New Roman" w:cs="Times New Roman"/>
            <w:b/>
            <w:sz w:val="28"/>
            <w:szCs w:val="26"/>
          </w:rPr>
          <w:fldChar w:fldCharType="separate"/>
        </w:r>
        <w:r>
          <w:rPr>
            <w:rFonts w:ascii="Times New Roman" w:hAnsi="Times New Roman" w:cs="Times New Roman"/>
            <w:rPrChange w:id="1371" w:author="Lưu Gia Huy" w:date="2023-06-25T11:57:00Z">
              <w:rPr/>
            </w:rPrChange>
          </w:rPr>
          <w:fldChar w:fldCharType="begin"/>
        </w:r>
        <w:r>
          <w:rPr>
            <w:rFonts w:ascii="Times New Roman" w:hAnsi="Times New Roman" w:cs="Times New Roman"/>
            <w:rPrChange w:id="1372" w:author="Lưu Gia Huy" w:date="2023-06-25T11:57:00Z">
              <w:rPr/>
            </w:rPrChange>
          </w:rPr>
          <w:delInstrText>HYPERLINK \l "_Toc367742567"</w:delInstrText>
        </w:r>
        <w:r w:rsidRPr="00CC589D">
          <w:rPr>
            <w:rFonts w:ascii="Times New Roman" w:hAnsi="Times New Roman" w:cs="Times New Roman"/>
          </w:rPr>
        </w:r>
        <w:r>
          <w:rPr>
            <w:rFonts w:ascii="Times New Roman" w:hAnsi="Times New Roman" w:cs="Times New Roman"/>
          </w:rPr>
          <w:fldChar w:fldCharType="separate"/>
        </w:r>
        <w:r>
          <w:rPr>
            <w:rStyle w:val="Hyperlink"/>
            <w:rFonts w:ascii="Times New Roman" w:hAnsi="Times New Roman" w:cs="Times New Roman"/>
          </w:rPr>
          <w:delText>Bảng 1.1</w:delText>
        </w:r>
        <w:r>
          <w:rPr>
            <w:rStyle w:val="Hyperlink"/>
            <w:rFonts w:ascii="Times New Roman" w:hAnsi="Times New Roman" w:cs="Times New Roman"/>
            <w:lang w:val="en-US"/>
          </w:rPr>
          <w:delText>: Tên bảng 1</w:delTex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delInstrText xml:space="preserve"> PAGEREF _Toc367742567 \h </w:del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delText>3</w:delText>
        </w:r>
        <w:r>
          <w:rPr>
            <w:rFonts w:ascii="Times New Roman" w:hAnsi="Times New Roman" w:cs="Times New Roman"/>
          </w:rPr>
          <w:fldChar w:fldCharType="end"/>
        </w:r>
        <w:r>
          <w:rPr>
            <w:rFonts w:ascii="Times New Roman" w:hAnsi="Times New Roman" w:cs="Times New Roman"/>
          </w:rPr>
          <w:fldChar w:fldCharType="end"/>
        </w:r>
      </w:del>
    </w:p>
    <w:p w14:paraId="511D3FD6" w14:textId="77777777" w:rsidR="00501C7E" w:rsidRDefault="00000000">
      <w:pPr>
        <w:pStyle w:val="TableofFigures"/>
        <w:tabs>
          <w:tab w:val="right" w:leader="dot" w:pos="8777"/>
        </w:tabs>
        <w:rPr>
          <w:del w:id="1373" w:author="Lưu Gia Huy" w:date="2023-06-22T16:23:00Z"/>
          <w:rFonts w:ascii="Times New Roman" w:eastAsiaTheme="minorEastAsia" w:hAnsi="Times New Roman" w:cs="Times New Roman"/>
          <w:sz w:val="22"/>
          <w:lang w:eastAsia="vi-VN"/>
        </w:rPr>
      </w:pPr>
      <w:del w:id="1374" w:author="Lưu Gia Huy" w:date="2023-06-22T16:23:00Z">
        <w:r>
          <w:rPr>
            <w:rFonts w:ascii="Times New Roman" w:hAnsi="Times New Roman" w:cs="Times New Roman"/>
            <w:rPrChange w:id="1375" w:author="Lưu Gia Huy" w:date="2023-06-25T11:57:00Z">
              <w:rPr/>
            </w:rPrChange>
          </w:rPr>
          <w:fldChar w:fldCharType="begin"/>
        </w:r>
        <w:r>
          <w:rPr>
            <w:rFonts w:ascii="Times New Roman" w:hAnsi="Times New Roman" w:cs="Times New Roman"/>
            <w:rPrChange w:id="1376" w:author="Lưu Gia Huy" w:date="2023-06-25T11:57:00Z">
              <w:rPr/>
            </w:rPrChange>
          </w:rPr>
          <w:delInstrText>HYPERLINK \l "_Toc367742568"</w:delInstrText>
        </w:r>
        <w:r w:rsidRPr="00CC589D">
          <w:rPr>
            <w:rFonts w:ascii="Times New Roman" w:hAnsi="Times New Roman" w:cs="Times New Roman"/>
          </w:rPr>
        </w:r>
        <w:r>
          <w:rPr>
            <w:rFonts w:ascii="Times New Roman" w:hAnsi="Times New Roman" w:cs="Times New Roman"/>
          </w:rPr>
          <w:fldChar w:fldCharType="separate"/>
        </w:r>
        <w:r>
          <w:rPr>
            <w:rStyle w:val="Hyperlink"/>
            <w:rFonts w:ascii="Times New Roman" w:hAnsi="Times New Roman" w:cs="Times New Roman"/>
          </w:rPr>
          <w:delText>Bảng 2.1</w:delText>
        </w:r>
        <w:r>
          <w:rPr>
            <w:rStyle w:val="Hyperlink"/>
            <w:rFonts w:ascii="Times New Roman" w:hAnsi="Times New Roman" w:cs="Times New Roman"/>
            <w:lang w:val="en-US"/>
          </w:rPr>
          <w:delText>: Tên bảng 1</w:delTex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delInstrText xml:space="preserve"> PAGEREF _Toc367742568 \h </w:del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delText>4</w:delText>
        </w:r>
        <w:r>
          <w:rPr>
            <w:rFonts w:ascii="Times New Roman" w:hAnsi="Times New Roman" w:cs="Times New Roman"/>
          </w:rPr>
          <w:fldChar w:fldCharType="end"/>
        </w:r>
        <w:r>
          <w:rPr>
            <w:rFonts w:ascii="Times New Roman" w:hAnsi="Times New Roman" w:cs="Times New Roman"/>
          </w:rPr>
          <w:fldChar w:fldCharType="end"/>
        </w:r>
      </w:del>
    </w:p>
    <w:p w14:paraId="6A26DFD0" w14:textId="77777777" w:rsidR="00501C7E" w:rsidRDefault="00000000">
      <w:pPr>
        <w:rPr>
          <w:del w:id="1377" w:author="Lưu Gia Huy" w:date="2023-06-22T16:23:00Z"/>
          <w:rFonts w:ascii="Times New Roman" w:hAnsi="Times New Roman" w:cs="Times New Roman"/>
          <w:b/>
          <w:sz w:val="28"/>
          <w:szCs w:val="26"/>
        </w:rPr>
      </w:pPr>
      <w:del w:id="1378" w:author="Lưu Gia Huy" w:date="2023-06-22T16:23:00Z">
        <w:r>
          <w:rPr>
            <w:rFonts w:ascii="Times New Roman" w:hAnsi="Times New Roman" w:cs="Times New Roman"/>
            <w:b/>
            <w:sz w:val="28"/>
            <w:szCs w:val="26"/>
          </w:rPr>
          <w:fldChar w:fldCharType="end"/>
        </w:r>
      </w:del>
    </w:p>
    <w:p w14:paraId="70651E0E" w14:textId="77777777" w:rsidR="00501C7E" w:rsidRPr="00501C7E" w:rsidRDefault="00501C7E">
      <w:pPr>
        <w:rPr>
          <w:del w:id="1379" w:author="Lưu Gia Huy" w:date="2023-06-22T21:33:00Z"/>
          <w:rFonts w:ascii="Times New Roman" w:hAnsi="Times New Roman" w:cs="Times New Roman"/>
          <w:b/>
          <w:sz w:val="28"/>
          <w:szCs w:val="26"/>
          <w:rPrChange w:id="1380" w:author="Lưu Gia Huy" w:date="2023-06-25T11:57:00Z">
            <w:rPr>
              <w:del w:id="1381" w:author="Lưu Gia Huy" w:date="2023-06-22T21:33:00Z"/>
              <w:rFonts w:cstheme="majorHAnsi"/>
              <w:b/>
              <w:sz w:val="28"/>
              <w:szCs w:val="26"/>
            </w:rPr>
          </w:rPrChange>
        </w:rPr>
      </w:pPr>
    </w:p>
    <w:p w14:paraId="723EE3B6" w14:textId="77777777" w:rsidR="00501C7E" w:rsidRPr="00501C7E" w:rsidRDefault="00501C7E">
      <w:pPr>
        <w:rPr>
          <w:del w:id="1382" w:author="Lưu Gia Huy" w:date="2023-06-22T21:33:00Z"/>
          <w:rFonts w:ascii="Times New Roman" w:hAnsi="Times New Roman" w:cs="Times New Roman"/>
          <w:b/>
          <w:sz w:val="28"/>
          <w:szCs w:val="26"/>
          <w:rPrChange w:id="1383" w:author="Lưu Gia Huy" w:date="2023-06-25T11:57:00Z">
            <w:rPr>
              <w:del w:id="1384" w:author="Lưu Gia Huy" w:date="2023-06-22T21:33:00Z"/>
              <w:rFonts w:cstheme="majorHAnsi"/>
              <w:b/>
              <w:sz w:val="28"/>
              <w:szCs w:val="26"/>
            </w:rPr>
          </w:rPrChange>
        </w:rPr>
      </w:pPr>
    </w:p>
    <w:p w14:paraId="71B2BB38" w14:textId="77777777" w:rsidR="00501C7E" w:rsidRPr="00501C7E" w:rsidRDefault="00501C7E">
      <w:pPr>
        <w:rPr>
          <w:rFonts w:ascii="Times New Roman" w:hAnsi="Times New Roman" w:cs="Times New Roman"/>
          <w:b/>
          <w:sz w:val="28"/>
          <w:szCs w:val="26"/>
          <w:rPrChange w:id="1385" w:author="Lưu Gia Huy" w:date="2023-06-25T11:57:00Z">
            <w:rPr>
              <w:rFonts w:cstheme="majorHAnsi"/>
              <w:b/>
              <w:sz w:val="28"/>
              <w:szCs w:val="26"/>
            </w:rPr>
          </w:rPrChange>
        </w:rPr>
        <w:sectPr w:rsidR="00501C7E" w:rsidRPr="00501C7E">
          <w:footerReference w:type="default" r:id="rId16"/>
          <w:pgSz w:w="11906" w:h="16838"/>
          <w:pgMar w:top="1701" w:right="1134" w:bottom="1985" w:left="1985" w:header="706" w:footer="706" w:gutter="0"/>
          <w:cols w:space="708"/>
          <w:docGrid w:linePitch="360"/>
        </w:sectPr>
      </w:pPr>
    </w:p>
    <w:p w14:paraId="70C54828" w14:textId="77777777" w:rsidR="00501C7E" w:rsidRDefault="00501C7E" w:rsidP="00CC589D">
      <w:pPr>
        <w:pStyle w:val="Heading1"/>
        <w:numPr>
          <w:ins w:id="1387" w:author="Lưu Gia Huy" w:date="2023-06-25T13:53:00Z"/>
        </w:numPr>
        <w:rPr>
          <w:ins w:id="1388" w:author="My Nguyễn" w:date="2023-06-25T13:43:00Z"/>
          <w:del w:id="1389" w:author="Lưu Gia Huy" w:date="2023-06-25T13:45:00Z"/>
        </w:rPr>
        <w:sectPr w:rsidR="00501C7E">
          <w:pgSz w:w="11906" w:h="16838"/>
          <w:pgMar w:top="1701" w:right="1134" w:bottom="1985" w:left="1985" w:header="706" w:footer="706" w:gutter="0"/>
          <w:cols w:space="708"/>
          <w:docGrid w:linePitch="360"/>
        </w:sectPr>
      </w:pPr>
    </w:p>
    <w:p w14:paraId="5B6E0743" w14:textId="77777777" w:rsidR="00501C7E" w:rsidRDefault="00000000" w:rsidP="00501C7E">
      <w:pPr>
        <w:pStyle w:val="Heading1"/>
        <w:numPr>
          <w:ins w:id="1390" w:author="Lưu Gia Huy" w:date="2023-06-25T13:53:00Z"/>
        </w:numPr>
        <w:rPr>
          <w:del w:id="1391" w:author="Lưu Gia Huy" w:date="2023-06-22T16:23:00Z"/>
        </w:rPr>
        <w:pPrChange w:id="1392" w:author="Lưu Gia Huy" w:date="2023-06-25T13:53:00Z">
          <w:pPr>
            <w:pStyle w:val="Title"/>
            <w:outlineLvl w:val="0"/>
          </w:pPr>
        </w:pPrChange>
      </w:pPr>
      <w:del w:id="1393" w:author="Lưu Gia Huy" w:date="2023-06-22T16:23:00Z">
        <w:r>
          <w:delText>DANH MỤC TỪ VIẾT TẮT</w:delText>
        </w:r>
        <w:bookmarkStart w:id="1394" w:name="_Toc138587150"/>
        <w:bookmarkStart w:id="1395" w:name="_Toc138588453"/>
        <w:bookmarkStart w:id="1396" w:name="_Toc138586804"/>
        <w:bookmarkStart w:id="1397" w:name="_Toc138586549"/>
        <w:bookmarkStart w:id="1398" w:name="_Toc138585212"/>
        <w:bookmarkStart w:id="1399" w:name="_Toc138586053"/>
        <w:bookmarkStart w:id="1400" w:name="_Toc138586719"/>
        <w:bookmarkStart w:id="1401" w:name="_Toc138586378"/>
        <w:bookmarkStart w:id="1402" w:name="_Toc138586291"/>
        <w:bookmarkStart w:id="1403" w:name="_Toc138586198"/>
        <w:bookmarkStart w:id="1404" w:name="_Toc138586634"/>
        <w:bookmarkStart w:id="1405" w:name="_Toc138586464"/>
        <w:bookmarkEnd w:id="1394"/>
        <w:bookmarkEnd w:id="1395"/>
        <w:bookmarkEnd w:id="1396"/>
        <w:bookmarkEnd w:id="1397"/>
        <w:bookmarkEnd w:id="1398"/>
        <w:bookmarkEnd w:id="1399"/>
        <w:bookmarkEnd w:id="1400"/>
        <w:bookmarkEnd w:id="1401"/>
        <w:bookmarkEnd w:id="1402"/>
        <w:bookmarkEnd w:id="1403"/>
        <w:bookmarkEnd w:id="1404"/>
        <w:bookmarkEnd w:id="1405"/>
      </w:del>
    </w:p>
    <w:p w14:paraId="2719825D" w14:textId="77777777" w:rsidR="00501C7E" w:rsidRDefault="00501C7E" w:rsidP="00501C7E">
      <w:pPr>
        <w:pStyle w:val="Heading1"/>
        <w:rPr>
          <w:del w:id="1406" w:author="Lưu Gia Huy" w:date="2023-06-22T16:24:00Z"/>
        </w:rPr>
        <w:pPrChange w:id="1407" w:author="Lưu Gia Huy" w:date="2023-06-25T12:05:00Z">
          <w:pPr/>
        </w:pPrChange>
      </w:pPr>
      <w:bookmarkStart w:id="1408" w:name="_Toc138586465"/>
      <w:bookmarkStart w:id="1409" w:name="_Toc138586292"/>
      <w:bookmarkStart w:id="1410" w:name="_Toc138585213"/>
      <w:bookmarkStart w:id="1411" w:name="_Toc138586635"/>
      <w:bookmarkStart w:id="1412" w:name="_Toc138586199"/>
      <w:bookmarkStart w:id="1413" w:name="_Toc138586805"/>
      <w:bookmarkStart w:id="1414" w:name="_Toc138586550"/>
      <w:bookmarkStart w:id="1415" w:name="_Toc138587151"/>
      <w:bookmarkStart w:id="1416" w:name="_Toc138588454"/>
      <w:bookmarkStart w:id="1417" w:name="_Toc138586379"/>
      <w:bookmarkStart w:id="1418" w:name="_Toc138586054"/>
      <w:bookmarkStart w:id="1419" w:name="_Toc138586720"/>
      <w:bookmarkEnd w:id="1408"/>
      <w:bookmarkEnd w:id="1409"/>
      <w:bookmarkEnd w:id="1410"/>
      <w:bookmarkEnd w:id="1411"/>
      <w:bookmarkEnd w:id="1412"/>
      <w:bookmarkEnd w:id="1413"/>
      <w:bookmarkEnd w:id="1414"/>
      <w:bookmarkEnd w:id="1415"/>
      <w:bookmarkEnd w:id="1416"/>
      <w:bookmarkEnd w:id="1417"/>
      <w:bookmarkEnd w:id="1418"/>
      <w:bookmarkEnd w:id="1419"/>
    </w:p>
    <w:p w14:paraId="18AAE847" w14:textId="77777777" w:rsidR="00501C7E" w:rsidRDefault="00501C7E" w:rsidP="00501C7E">
      <w:pPr>
        <w:pStyle w:val="Heading1"/>
        <w:rPr>
          <w:del w:id="1420" w:author="Lưu Gia Huy" w:date="2023-06-22T16:24:00Z"/>
        </w:rPr>
        <w:pPrChange w:id="1421" w:author="Lưu Gia Huy" w:date="2023-06-25T12:05:00Z">
          <w:pPr/>
        </w:pPrChange>
      </w:pPr>
      <w:bookmarkStart w:id="1422" w:name="_Toc138586551"/>
      <w:bookmarkStart w:id="1423" w:name="_Toc138586466"/>
      <w:bookmarkStart w:id="1424" w:name="_Toc138586380"/>
      <w:bookmarkStart w:id="1425" w:name="_Toc138586806"/>
      <w:bookmarkStart w:id="1426" w:name="_Toc138585214"/>
      <w:bookmarkStart w:id="1427" w:name="_Toc138586055"/>
      <w:bookmarkStart w:id="1428" w:name="_Toc138586721"/>
      <w:bookmarkStart w:id="1429" w:name="_Toc138586636"/>
      <w:bookmarkStart w:id="1430" w:name="_Toc138587152"/>
      <w:bookmarkStart w:id="1431" w:name="_Toc138586200"/>
      <w:bookmarkStart w:id="1432" w:name="_Toc138588455"/>
      <w:bookmarkStart w:id="1433" w:name="_Toc138586293"/>
      <w:bookmarkEnd w:id="1422"/>
      <w:bookmarkEnd w:id="1423"/>
      <w:bookmarkEnd w:id="1424"/>
      <w:bookmarkEnd w:id="1425"/>
      <w:bookmarkEnd w:id="1426"/>
      <w:bookmarkEnd w:id="1427"/>
      <w:bookmarkEnd w:id="1428"/>
      <w:bookmarkEnd w:id="1429"/>
      <w:bookmarkEnd w:id="1430"/>
      <w:bookmarkEnd w:id="1431"/>
      <w:bookmarkEnd w:id="1432"/>
      <w:bookmarkEnd w:id="1433"/>
    </w:p>
    <w:p w14:paraId="6F9DB200" w14:textId="77777777" w:rsidR="00501C7E" w:rsidRDefault="00501C7E" w:rsidP="00501C7E">
      <w:pPr>
        <w:pStyle w:val="Heading1"/>
        <w:rPr>
          <w:del w:id="1434" w:author="Lưu Gia Huy" w:date="2023-06-22T16:24:00Z"/>
        </w:rPr>
        <w:pPrChange w:id="1435" w:author="Lưu Gia Huy" w:date="2023-06-25T12:05:00Z">
          <w:pPr/>
        </w:pPrChange>
      </w:pPr>
      <w:bookmarkStart w:id="1436" w:name="_Toc138585215"/>
      <w:bookmarkStart w:id="1437" w:name="_Toc138586722"/>
      <w:bookmarkStart w:id="1438" w:name="_Toc138586201"/>
      <w:bookmarkStart w:id="1439" w:name="_Toc138586467"/>
      <w:bookmarkStart w:id="1440" w:name="_Toc138586807"/>
      <w:bookmarkStart w:id="1441" w:name="_Toc138586294"/>
      <w:bookmarkStart w:id="1442" w:name="_Toc138586056"/>
      <w:bookmarkStart w:id="1443" w:name="_Toc138586552"/>
      <w:bookmarkStart w:id="1444" w:name="_Toc138588456"/>
      <w:bookmarkStart w:id="1445" w:name="_Toc138587153"/>
      <w:bookmarkStart w:id="1446" w:name="_Toc138586637"/>
      <w:bookmarkStart w:id="1447" w:name="_Toc138586381"/>
      <w:bookmarkEnd w:id="1436"/>
      <w:bookmarkEnd w:id="1437"/>
      <w:bookmarkEnd w:id="1438"/>
      <w:bookmarkEnd w:id="1439"/>
      <w:bookmarkEnd w:id="1440"/>
      <w:bookmarkEnd w:id="1441"/>
      <w:bookmarkEnd w:id="1442"/>
      <w:bookmarkEnd w:id="1443"/>
      <w:bookmarkEnd w:id="1444"/>
      <w:bookmarkEnd w:id="1445"/>
      <w:bookmarkEnd w:id="1446"/>
      <w:bookmarkEnd w:id="1447"/>
    </w:p>
    <w:p w14:paraId="0FC28B69" w14:textId="77777777" w:rsidR="00501C7E" w:rsidRDefault="00501C7E" w:rsidP="00501C7E">
      <w:pPr>
        <w:pStyle w:val="Heading1"/>
        <w:rPr>
          <w:del w:id="1448" w:author="Lưu Gia Huy" w:date="2023-06-22T16:24:00Z"/>
        </w:rPr>
        <w:sectPr w:rsidR="00501C7E">
          <w:pgSz w:w="11906" w:h="16838"/>
          <w:pgMar w:top="1701" w:right="1134" w:bottom="1985" w:left="1985" w:header="706" w:footer="706" w:gutter="0"/>
          <w:pgNumType w:start="1"/>
          <w:cols w:space="708"/>
          <w:docGrid w:linePitch="360"/>
        </w:sectPr>
        <w:pPrChange w:id="1449" w:author="Lưu Gia Huy" w:date="2023-06-25T12:05:00Z">
          <w:pPr/>
        </w:pPrChange>
      </w:pPr>
    </w:p>
    <w:p w14:paraId="356AF3B7" w14:textId="77777777" w:rsidR="00501C7E" w:rsidRDefault="00000000" w:rsidP="00501C7E">
      <w:pPr>
        <w:pStyle w:val="Heading1"/>
        <w:numPr>
          <w:ins w:id="1450" w:author="Lưu Gia Huy" w:date="2023-06-25T13:53:00Z"/>
        </w:numPr>
        <w:rPr>
          <w:del w:id="1451" w:author="Lưu Gia Huy" w:date="2023-06-22T21:32:00Z"/>
        </w:rPr>
        <w:pPrChange w:id="1452" w:author="Lưu Gia Huy" w:date="2023-06-25T13:53:00Z">
          <w:pPr>
            <w:pStyle w:val="Title"/>
            <w:outlineLvl w:val="0"/>
          </w:pPr>
        </w:pPrChange>
      </w:pPr>
      <w:del w:id="1453" w:author="Lưu Gia Huy" w:date="2023-06-22T21:32:00Z">
        <w:r>
          <w:delText>TÓM TẮT KHÓA LUẬN</w:delText>
        </w:r>
        <w:bookmarkStart w:id="1454" w:name="_Toc138586723"/>
        <w:bookmarkStart w:id="1455" w:name="_Toc138586382"/>
        <w:bookmarkStart w:id="1456" w:name="_Toc138586468"/>
        <w:bookmarkStart w:id="1457" w:name="_Toc138586202"/>
        <w:bookmarkStart w:id="1458" w:name="_Toc138587154"/>
        <w:bookmarkStart w:id="1459" w:name="_Toc138586638"/>
        <w:bookmarkStart w:id="1460" w:name="_Toc138588457"/>
        <w:bookmarkStart w:id="1461" w:name="_Toc138586295"/>
        <w:bookmarkStart w:id="1462" w:name="_Toc138586808"/>
        <w:bookmarkStart w:id="1463" w:name="_Toc138586553"/>
        <w:bookmarkStart w:id="1464" w:name="_Toc138585216"/>
        <w:bookmarkStart w:id="1465" w:name="_Toc138586057"/>
        <w:bookmarkEnd w:id="1454"/>
        <w:bookmarkEnd w:id="1455"/>
        <w:bookmarkEnd w:id="1456"/>
        <w:bookmarkEnd w:id="1457"/>
        <w:bookmarkEnd w:id="1458"/>
        <w:bookmarkEnd w:id="1459"/>
        <w:bookmarkEnd w:id="1460"/>
        <w:bookmarkEnd w:id="1461"/>
        <w:bookmarkEnd w:id="1462"/>
        <w:bookmarkEnd w:id="1463"/>
        <w:bookmarkEnd w:id="1464"/>
        <w:bookmarkEnd w:id="1465"/>
      </w:del>
    </w:p>
    <w:p w14:paraId="631492A3" w14:textId="77777777" w:rsidR="00501C7E" w:rsidRDefault="00501C7E" w:rsidP="00501C7E">
      <w:pPr>
        <w:pStyle w:val="Heading1"/>
        <w:spacing w:after="0"/>
        <w:rPr>
          <w:del w:id="1466" w:author="Lưu Gia Huy" w:date="2023-06-22T21:32:00Z"/>
        </w:rPr>
        <w:pPrChange w:id="1467" w:author="Lưu Gia Huy" w:date="2023-06-25T12:05:00Z">
          <w:pPr>
            <w:spacing w:after="0"/>
          </w:pPr>
        </w:pPrChange>
      </w:pPr>
      <w:bookmarkStart w:id="1468" w:name="_Toc138587155"/>
      <w:bookmarkStart w:id="1469" w:name="_Toc138588458"/>
      <w:bookmarkStart w:id="1470" w:name="_Toc138586383"/>
      <w:bookmarkStart w:id="1471" w:name="_Toc138586724"/>
      <w:bookmarkStart w:id="1472" w:name="_Toc138586296"/>
      <w:bookmarkStart w:id="1473" w:name="_Toc138586203"/>
      <w:bookmarkStart w:id="1474" w:name="_Toc138585217"/>
      <w:bookmarkStart w:id="1475" w:name="_Toc138586554"/>
      <w:bookmarkStart w:id="1476" w:name="_Toc138586809"/>
      <w:bookmarkStart w:id="1477" w:name="_Toc138586639"/>
      <w:bookmarkStart w:id="1478" w:name="_Toc138586469"/>
      <w:bookmarkStart w:id="1479" w:name="_Toc138586058"/>
      <w:bookmarkEnd w:id="1468"/>
      <w:bookmarkEnd w:id="1469"/>
      <w:bookmarkEnd w:id="1470"/>
      <w:bookmarkEnd w:id="1471"/>
      <w:bookmarkEnd w:id="1472"/>
      <w:bookmarkEnd w:id="1473"/>
      <w:bookmarkEnd w:id="1474"/>
      <w:bookmarkEnd w:id="1475"/>
      <w:bookmarkEnd w:id="1476"/>
      <w:bookmarkEnd w:id="1477"/>
      <w:bookmarkEnd w:id="1478"/>
      <w:bookmarkEnd w:id="1479"/>
    </w:p>
    <w:p w14:paraId="274A6B48" w14:textId="77777777" w:rsidR="00501C7E" w:rsidRDefault="00501C7E" w:rsidP="00501C7E">
      <w:pPr>
        <w:pStyle w:val="Heading1"/>
        <w:spacing w:after="0"/>
        <w:jc w:val="center"/>
        <w:rPr>
          <w:del w:id="1480" w:author="Lưu Gia Huy" w:date="2023-06-22T21:32:00Z"/>
        </w:rPr>
        <w:pPrChange w:id="1481" w:author="Lưu Gia Huy" w:date="2023-06-25T12:05:00Z">
          <w:pPr>
            <w:spacing w:after="0"/>
            <w:jc w:val="center"/>
          </w:pPr>
        </w:pPrChange>
      </w:pPr>
      <w:bookmarkStart w:id="1482" w:name="_Toc138585218"/>
      <w:bookmarkStart w:id="1483" w:name="_Toc138586384"/>
      <w:bookmarkStart w:id="1484" w:name="_Toc138586640"/>
      <w:bookmarkStart w:id="1485" w:name="_Toc138586470"/>
      <w:bookmarkStart w:id="1486" w:name="_Toc138588459"/>
      <w:bookmarkStart w:id="1487" w:name="_Toc138586297"/>
      <w:bookmarkStart w:id="1488" w:name="_Toc138586204"/>
      <w:bookmarkStart w:id="1489" w:name="_Toc138586810"/>
      <w:bookmarkStart w:id="1490" w:name="_Toc138586555"/>
      <w:bookmarkStart w:id="1491" w:name="_Toc138586059"/>
      <w:bookmarkStart w:id="1492" w:name="_Toc138586725"/>
      <w:bookmarkStart w:id="1493" w:name="_Toc138587156"/>
      <w:bookmarkEnd w:id="1482"/>
      <w:bookmarkEnd w:id="1483"/>
      <w:bookmarkEnd w:id="1484"/>
      <w:bookmarkEnd w:id="1485"/>
      <w:bookmarkEnd w:id="1486"/>
      <w:bookmarkEnd w:id="1487"/>
      <w:bookmarkEnd w:id="1488"/>
      <w:bookmarkEnd w:id="1489"/>
      <w:bookmarkEnd w:id="1490"/>
      <w:bookmarkEnd w:id="1491"/>
      <w:bookmarkEnd w:id="1492"/>
      <w:bookmarkEnd w:id="1493"/>
    </w:p>
    <w:p w14:paraId="6D026A7E" w14:textId="77777777" w:rsidR="00501C7E" w:rsidRDefault="00501C7E" w:rsidP="00501C7E">
      <w:pPr>
        <w:pStyle w:val="Heading1"/>
        <w:spacing w:after="0"/>
        <w:jc w:val="center"/>
        <w:rPr>
          <w:del w:id="1494" w:author="Lưu Gia Huy" w:date="2023-06-22T21:32:00Z"/>
        </w:rPr>
        <w:pPrChange w:id="1495" w:author="Lưu Gia Huy" w:date="2023-06-25T12:05:00Z">
          <w:pPr>
            <w:spacing w:after="0"/>
            <w:jc w:val="center"/>
          </w:pPr>
        </w:pPrChange>
      </w:pPr>
      <w:bookmarkStart w:id="1496" w:name="_Toc138586811"/>
      <w:bookmarkStart w:id="1497" w:name="_Toc138587157"/>
      <w:bookmarkStart w:id="1498" w:name="_Toc138586641"/>
      <w:bookmarkStart w:id="1499" w:name="_Toc138586726"/>
      <w:bookmarkStart w:id="1500" w:name="_Toc138586556"/>
      <w:bookmarkStart w:id="1501" w:name="_Toc138585219"/>
      <w:bookmarkStart w:id="1502" w:name="_Toc138586060"/>
      <w:bookmarkStart w:id="1503" w:name="_Toc138586205"/>
      <w:bookmarkStart w:id="1504" w:name="_Toc138588460"/>
      <w:bookmarkStart w:id="1505" w:name="_Toc138586385"/>
      <w:bookmarkStart w:id="1506" w:name="_Toc138586471"/>
      <w:bookmarkStart w:id="1507" w:name="_Toc138586298"/>
      <w:bookmarkEnd w:id="1496"/>
      <w:bookmarkEnd w:id="1497"/>
      <w:bookmarkEnd w:id="1498"/>
      <w:bookmarkEnd w:id="1499"/>
      <w:bookmarkEnd w:id="1500"/>
      <w:bookmarkEnd w:id="1501"/>
      <w:bookmarkEnd w:id="1502"/>
      <w:bookmarkEnd w:id="1503"/>
      <w:bookmarkEnd w:id="1504"/>
      <w:bookmarkEnd w:id="1505"/>
      <w:bookmarkEnd w:id="1506"/>
      <w:bookmarkEnd w:id="1507"/>
    </w:p>
    <w:p w14:paraId="10BC4C9A" w14:textId="77777777" w:rsidR="00501C7E" w:rsidRDefault="00000000" w:rsidP="00501C7E">
      <w:pPr>
        <w:pStyle w:val="Heading1"/>
        <w:numPr>
          <w:ins w:id="1508" w:author="Lưu Gia Huy" w:date="2023-06-25T13:53:00Z"/>
        </w:numPr>
        <w:rPr>
          <w:ins w:id="1509" w:author="Lưu Gia Huy" w:date="2023-06-23T14:18:00Z"/>
        </w:rPr>
        <w:pPrChange w:id="1510" w:author="Lưu Gia Huy" w:date="2023-06-25T13:53:00Z">
          <w:pPr/>
        </w:pPrChange>
      </w:pPr>
      <w:del w:id="1511" w:author="Lưu Gia Huy" w:date="2023-06-22T21:35:00Z">
        <w:r>
          <w:br w:type="page"/>
        </w:r>
      </w:del>
      <w:ins w:id="1512" w:author="Lê Thị Trúc Phương" w:date="2020-07-08T11:02:00Z">
        <w:del w:id="1513" w:author="Lưu Gia Huy" w:date="2023-06-23T16:46:00Z">
          <w:r>
            <w:delText>Chương 1</w:delText>
          </w:r>
        </w:del>
      </w:ins>
      <w:ins w:id="1514" w:author="Lê Thị Trúc Phương" w:date="2020-07-08T11:03:00Z">
        <w:del w:id="1515" w:author="Lưu Gia Huy" w:date="2023-06-23T16:46:00Z">
          <w:r>
            <w:delText>.</w:delText>
          </w:r>
        </w:del>
      </w:ins>
      <w:del w:id="1516" w:author="Lê Thị Trúc Phương" w:date="2020-07-08T11:03:00Z">
        <w:r>
          <w:delText xml:space="preserve"> </w:delText>
        </w:r>
      </w:del>
      <w:ins w:id="1517" w:author="Lê Thị Trúc Phương" w:date="2020-07-08T11:04:00Z">
        <w:del w:id="1518" w:author="Lưu Gia Huy" w:date="2023-06-23T16:46:00Z">
          <w:r>
            <w:delText xml:space="preserve">   </w:delText>
          </w:r>
        </w:del>
      </w:ins>
      <w:bookmarkStart w:id="1519" w:name="_Toc138588461"/>
      <w:ins w:id="1520" w:author="Lưu Gia Huy" w:date="2023-06-24T21:18:00Z">
        <w:r>
          <w:t>ANALYZING SCENARIO, ISSUES</w:t>
        </w:r>
      </w:ins>
      <w:bookmarkEnd w:id="1519"/>
      <w:ins w:id="1521" w:author="Lưu Gia Huy" w:date="2023-06-22T21:42:00Z">
        <w:del w:id="1522" w:author="Lưu Gia Huy" w:date="2023-06-23T09:10:00Z">
          <w:r>
            <w:delText>NGỮ CẢNH</w:delText>
          </w:r>
        </w:del>
      </w:ins>
    </w:p>
    <w:p w14:paraId="22D367EB" w14:textId="77777777" w:rsidR="00501C7E" w:rsidRPr="00501C7E" w:rsidRDefault="00000000" w:rsidP="00501C7E">
      <w:pPr>
        <w:pStyle w:val="Heading2"/>
        <w:numPr>
          <w:ins w:id="1523" w:author="Lưu Gia Huy" w:date="2023-06-25T13:53:00Z"/>
        </w:numPr>
        <w:ind w:left="0"/>
        <w:rPr>
          <w:ins w:id="1524" w:author="Lưu Gia Huy" w:date="2023-06-23T14:26:00Z"/>
          <w:rFonts w:ascii="Times New Roman" w:hAnsi="Times New Roman" w:cs="Times New Roman"/>
          <w:rPrChange w:id="1525" w:author="Lưu Gia Huy" w:date="2023-06-25T11:57:00Z">
            <w:rPr>
              <w:ins w:id="1526" w:author="Lưu Gia Huy" w:date="2023-06-23T14:26:00Z"/>
            </w:rPr>
          </w:rPrChange>
        </w:rPr>
        <w:pPrChange w:id="1527" w:author="Lưu Gia Huy" w:date="2023-06-25T13:53:00Z">
          <w:pPr>
            <w:pStyle w:val="Title"/>
          </w:pPr>
        </w:pPrChange>
      </w:pPr>
      <w:bookmarkStart w:id="1528" w:name="_Toc138588462"/>
      <w:ins w:id="1529" w:author="Lưu Gia Huy" w:date="2023-06-24T21:18:00Z">
        <w:r>
          <w:rPr>
            <w:rFonts w:ascii="Times New Roman" w:hAnsi="Times New Roman" w:cs="Times New Roman"/>
          </w:rPr>
          <w:t>Scenario</w:t>
        </w:r>
      </w:ins>
      <w:bookmarkEnd w:id="1528"/>
    </w:p>
    <w:p w14:paraId="23467026" w14:textId="77777777" w:rsidR="00501C7E" w:rsidRPr="00501C7E" w:rsidRDefault="00000000" w:rsidP="00501C7E">
      <w:pPr>
        <w:pStyle w:val="Heading3"/>
        <w:numPr>
          <w:ins w:id="1530" w:author="Lưu Gia Huy" w:date="2023-06-25T13:53:00Z"/>
        </w:numPr>
        <w:ind w:left="2344"/>
        <w:rPr>
          <w:ins w:id="1531" w:author="Lưu Gia Huy" w:date="2023-06-23T14:28:00Z"/>
          <w:rFonts w:ascii="Times New Roman" w:hAnsi="Times New Roman" w:cs="Times New Roman"/>
          <w:rPrChange w:id="1532" w:author="Lưu Gia Huy" w:date="2023-06-25T11:57:00Z">
            <w:rPr>
              <w:ins w:id="1533" w:author="Lưu Gia Huy" w:date="2023-06-23T14:28:00Z"/>
            </w:rPr>
          </w:rPrChange>
        </w:rPr>
        <w:pPrChange w:id="1534" w:author="Lưu Gia Huy" w:date="2023-06-25T13:53:00Z">
          <w:pPr>
            <w:pStyle w:val="Title"/>
          </w:pPr>
        </w:pPrChange>
      </w:pPr>
      <w:bookmarkStart w:id="1535" w:name="_Toc138588463"/>
      <w:ins w:id="1536" w:author="Lưu Gia Huy" w:date="2023-06-24T21:20:00Z">
        <w:r>
          <w:rPr>
            <w:rFonts w:ascii="Times New Roman" w:hAnsi="Times New Roman" w:cs="Times New Roman"/>
          </w:rPr>
          <w:t>Reason for ch</w:t>
        </w:r>
      </w:ins>
      <w:ins w:id="1537" w:author="Lưu Gia Huy" w:date="2023-06-24T21:21:00Z">
        <w:r>
          <w:rPr>
            <w:rFonts w:ascii="Times New Roman" w:hAnsi="Times New Roman" w:cs="Times New Roman"/>
          </w:rPr>
          <w:t>oosing th</w:t>
        </w:r>
        <w:r>
          <w:rPr>
            <w:rFonts w:ascii="Times New Roman" w:hAnsi="Times New Roman" w:cs="Times New Roman"/>
            <w:lang w:val="en-US"/>
          </w:rPr>
          <w:t>is</w:t>
        </w:r>
        <w:r>
          <w:rPr>
            <w:rFonts w:ascii="Times New Roman" w:hAnsi="Times New Roman" w:cs="Times New Roman"/>
          </w:rPr>
          <w:t xml:space="preserve"> topic</w:t>
        </w:r>
      </w:ins>
      <w:bookmarkEnd w:id="1535"/>
    </w:p>
    <w:p w14:paraId="60492A1C" w14:textId="77777777" w:rsidR="00501C7E" w:rsidRDefault="00000000" w:rsidP="00501C7E">
      <w:pPr>
        <w:rPr>
          <w:ins w:id="1538" w:author="Lưu Gia Huy" w:date="2023-06-23T14:28:00Z"/>
          <w:rFonts w:ascii="Times New Roman" w:hAnsi="Times New Roman" w:cs="Times New Roman"/>
        </w:rPr>
        <w:pPrChange w:id="1539" w:author="Lưu Gia Huy" w:date="2023-06-25T12:00:00Z">
          <w:pPr>
            <w:pStyle w:val="Title"/>
          </w:pPr>
        </w:pPrChange>
      </w:pPr>
      <w:ins w:id="1540" w:author="Lưu Gia Huy" w:date="2023-06-23T14:28:00Z">
        <w:r>
          <w:rPr>
            <w:rFonts w:ascii="Times New Roman" w:hAnsi="Times New Roman" w:cs="Times New Roman"/>
            <w:b/>
            <w:rPrChange w:id="1541" w:author="Lưu Gia Huy" w:date="2023-06-25T11:57:00Z">
              <w:rPr>
                <w:rFonts w:cs="Times New Roman"/>
              </w:rPr>
            </w:rPrChange>
          </w:rPr>
          <w:tab/>
        </w:r>
      </w:ins>
      <w:ins w:id="1542" w:author="Lưu Gia Huy" w:date="2023-06-24T21:22:00Z">
        <w:r>
          <w:rPr>
            <w:rFonts w:ascii="Times New Roman" w:hAnsi="Times New Roman" w:cs="Times New Roman"/>
            <w:rPrChange w:id="1543" w:author="Lưu Gia Huy" w:date="2023-06-25T11:57:00Z">
              <w:rPr/>
            </w:rPrChange>
          </w:rPr>
          <w:t>Currently, heart disease is a significant and prevalent health issue worldwide. According to statistics from the World Health Organization (WHO), cardiovascular diseases are the leading cause of global mortality. Early detection and analysis of the risk of heart disease can play a crucial role in prevention, diagnosis, and treatment.</w:t>
        </w:r>
      </w:ins>
    </w:p>
    <w:p w14:paraId="71E158DF" w14:textId="77777777" w:rsidR="00501C7E" w:rsidRPr="00501C7E" w:rsidRDefault="00000000" w:rsidP="00501C7E">
      <w:pPr>
        <w:rPr>
          <w:ins w:id="1544" w:author="Lưu Gia Huy" w:date="2023-06-24T21:26:00Z"/>
          <w:rFonts w:ascii="Times New Roman" w:hAnsi="Times New Roman" w:cs="Times New Roman"/>
          <w:rPrChange w:id="1545" w:author="Lưu Gia Huy" w:date="2023-06-25T11:57:00Z">
            <w:rPr>
              <w:ins w:id="1546" w:author="Lưu Gia Huy" w:date="2023-06-24T21:26:00Z"/>
            </w:rPr>
          </w:rPrChange>
        </w:rPr>
        <w:pPrChange w:id="1547" w:author="Lưu Gia Huy" w:date="2023-06-25T12:00:00Z">
          <w:pPr>
            <w:pStyle w:val="Title"/>
          </w:pPr>
        </w:pPrChange>
      </w:pPr>
      <w:ins w:id="1548" w:author="Lưu Gia Huy" w:date="2023-06-24T21:26:00Z">
        <w:r>
          <w:rPr>
            <w:rFonts w:ascii="Times New Roman" w:hAnsi="Times New Roman" w:cs="Times New Roman"/>
            <w:rPrChange w:id="1549" w:author="Lưu Gia Huy" w:date="2023-06-25T11:57:00Z">
              <w:rPr/>
            </w:rPrChange>
          </w:rPr>
          <w:t>Combining homomorphic encryption and machine learning is a promising approach to address the issue of analyzing the risk of heart disease. Here are some reasons for choosing this topic:</w:t>
        </w:r>
      </w:ins>
    </w:p>
    <w:p w14:paraId="6D1B6802" w14:textId="77777777" w:rsidR="00501C7E" w:rsidRDefault="00000000" w:rsidP="00501C7E">
      <w:pPr>
        <w:pStyle w:val="ListParagraph"/>
        <w:numPr>
          <w:ilvl w:val="0"/>
          <w:numId w:val="2"/>
          <w:ins w:id="1550" w:author="Lưu Gia Huy" w:date="2023-06-25T13:53:00Z"/>
        </w:numPr>
        <w:spacing w:line="360" w:lineRule="auto"/>
        <w:ind w:left="0"/>
        <w:rPr>
          <w:ins w:id="1551" w:author="Lưu Gia Huy" w:date="2023-06-24T21:26:00Z"/>
        </w:rPr>
        <w:pPrChange w:id="1552" w:author="Lưu Gia Huy" w:date="2023-06-25T13:53:00Z">
          <w:pPr>
            <w:pStyle w:val="Title"/>
          </w:pPr>
        </w:pPrChange>
      </w:pPr>
      <w:ins w:id="1553" w:author="Lưu Gia Huy" w:date="2023-06-24T21:26:00Z">
        <w:r>
          <w:t>Privacy preservation: Homomorphic encryption allows for data analysis without revealing personal information of patients. This ensures privacy and compliance with healthcare data security regulations.</w:t>
        </w:r>
      </w:ins>
    </w:p>
    <w:p w14:paraId="4F71FE73" w14:textId="77777777" w:rsidR="00501C7E" w:rsidRDefault="00000000" w:rsidP="00501C7E">
      <w:pPr>
        <w:pStyle w:val="ListParagraph"/>
        <w:numPr>
          <w:ilvl w:val="0"/>
          <w:numId w:val="2"/>
          <w:ins w:id="1554" w:author="Lưu Gia Huy" w:date="2023-06-25T13:53:00Z"/>
        </w:numPr>
        <w:spacing w:line="360" w:lineRule="auto"/>
        <w:ind w:left="0"/>
        <w:rPr>
          <w:ins w:id="1555" w:author="Lưu Gia Huy" w:date="2023-06-24T21:26:00Z"/>
        </w:rPr>
        <w:pPrChange w:id="1556" w:author="Lưu Gia Huy" w:date="2023-06-25T13:53:00Z">
          <w:pPr>
            <w:pStyle w:val="Title"/>
          </w:pPr>
        </w:pPrChange>
      </w:pPr>
      <w:ins w:id="1557" w:author="Lưu Gia Huy" w:date="2023-06-24T21:26:00Z">
        <w:r>
          <w:t>Enhanced analytical capabilities: The combination of homomorphic encryption and machine learning harnesses the computational power of machine learning to effectively analyze heart disease data. Applying complex machine learning algorithms and models on homomorphically encrypted data yields accurate and reliable analyses</w:t>
        </w:r>
      </w:ins>
      <w:ins w:id="1558" w:author="Lưu Gia Huy" w:date="2023-06-24T21:31:00Z">
        <w:r>
          <w:t>.</w:t>
        </w:r>
      </w:ins>
    </w:p>
    <w:p w14:paraId="633B6701" w14:textId="77777777" w:rsidR="00501C7E" w:rsidRDefault="00000000" w:rsidP="00501C7E">
      <w:pPr>
        <w:pStyle w:val="ListParagraph"/>
        <w:numPr>
          <w:ilvl w:val="0"/>
          <w:numId w:val="2"/>
          <w:ins w:id="1559" w:author="Lưu Gia Huy" w:date="2023-06-25T13:53:00Z"/>
        </w:numPr>
        <w:spacing w:line="360" w:lineRule="auto"/>
        <w:ind w:left="0"/>
        <w:rPr>
          <w:ins w:id="1560" w:author="Lưu Gia Huy" w:date="2023-06-24T21:26:00Z"/>
        </w:rPr>
        <w:pPrChange w:id="1561" w:author="Lưu Gia Huy" w:date="2023-06-25T13:53:00Z">
          <w:pPr>
            <w:pStyle w:val="Title"/>
          </w:pPr>
        </w:pPrChange>
      </w:pPr>
      <w:ins w:id="1562" w:author="Lưu Gia Huy" w:date="2023-06-24T21:26:00Z">
        <w:r>
          <w:t>Potential applications in public health: Analyzing the risk of heart disease can provide crucial information on risk factors and disease prediction. The findings from this research can support public health policy decisions and preventive measures for heart disease.</w:t>
        </w:r>
      </w:ins>
    </w:p>
    <w:p w14:paraId="78EB7A69" w14:textId="77777777" w:rsidR="00501C7E" w:rsidRDefault="00000000" w:rsidP="00501C7E">
      <w:pPr>
        <w:pStyle w:val="ListParagraph"/>
        <w:numPr>
          <w:ilvl w:val="0"/>
          <w:numId w:val="2"/>
          <w:ins w:id="1563" w:author="Lưu Gia Huy" w:date="2023-06-25T13:53:00Z"/>
        </w:numPr>
        <w:spacing w:line="360" w:lineRule="auto"/>
        <w:ind w:left="0"/>
        <w:rPr>
          <w:ins w:id="1564" w:author="Lưu Gia Huy" w:date="2023-06-24T21:26:00Z"/>
        </w:rPr>
        <w:pPrChange w:id="1565" w:author="Lưu Gia Huy" w:date="2023-06-25T13:53:00Z">
          <w:pPr>
            <w:pStyle w:val="Title"/>
          </w:pPr>
        </w:pPrChange>
      </w:pPr>
      <w:ins w:id="1566" w:author="Lưu Gia Huy" w:date="2023-06-24T21:26:00Z">
        <w:r>
          <w:rPr>
            <w:bCs/>
          </w:rPr>
          <w:t>Scalability and applicability: Combining homomorphic encryption and machine learning is a highly promising research direction. Homomorphic encryption technology is continually evolving and can be widely applicable in the healthcare field and data analysis.</w:t>
        </w:r>
      </w:ins>
    </w:p>
    <w:p w14:paraId="7CC4014E" w14:textId="77777777" w:rsidR="00501C7E" w:rsidRPr="00CC589D" w:rsidRDefault="00000000" w:rsidP="00501C7E">
      <w:pPr>
        <w:pStyle w:val="Heading3"/>
        <w:ind w:left="0"/>
        <w:rPr>
          <w:ins w:id="1567" w:author="Lưu Gia Huy" w:date="2023-06-23T14:30:00Z"/>
          <w:rFonts w:ascii="Times New Roman" w:hAnsi="Times New Roman" w:cs="Times New Roman"/>
          <w:b w:val="0"/>
          <w:bCs w:val="0"/>
          <w:szCs w:val="26"/>
        </w:rPr>
        <w:pPrChange w:id="1568" w:author="Lưu Gia Huy" w:date="2023-06-25T12:00:00Z">
          <w:pPr>
            <w:pStyle w:val="Title"/>
          </w:pPr>
        </w:pPrChange>
      </w:pPr>
      <w:bookmarkStart w:id="1569" w:name="_Toc138588464"/>
      <w:ins w:id="1570" w:author="Lưu Gia Huy" w:date="2023-06-24T21:27:00Z">
        <w:r>
          <w:rPr>
            <w:rFonts w:ascii="Times New Roman" w:hAnsi="Times New Roman" w:cs="Times New Roman"/>
            <w:rPrChange w:id="1571" w:author="Lưu Gia Huy" w:date="2023-06-25T11:57:00Z">
              <w:rPr/>
            </w:rPrChange>
          </w:rPr>
          <w:lastRenderedPageBreak/>
          <w:t>Benefit</w:t>
        </w:r>
      </w:ins>
      <w:ins w:id="1572" w:author="Lưu Gia Huy" w:date="2023-06-23T14:30:00Z">
        <w:r w:rsidRPr="00CC589D">
          <w:rPr>
            <w:rFonts w:ascii="Times New Roman" w:hAnsi="Times New Roman" w:cs="Times New Roman"/>
            <w:b w:val="0"/>
            <w:szCs w:val="26"/>
          </w:rPr>
          <w:t>:</w:t>
        </w:r>
        <w:bookmarkEnd w:id="1569"/>
      </w:ins>
    </w:p>
    <w:p w14:paraId="06731496" w14:textId="77777777" w:rsidR="00501C7E" w:rsidRDefault="00000000" w:rsidP="00501C7E">
      <w:pPr>
        <w:pStyle w:val="ListParagraph"/>
        <w:numPr>
          <w:ilvl w:val="0"/>
          <w:numId w:val="3"/>
          <w:ins w:id="1573" w:author="Lưu Gia Huy" w:date="2023-06-25T13:53:00Z"/>
        </w:numPr>
        <w:spacing w:line="360" w:lineRule="auto"/>
        <w:ind w:left="0"/>
        <w:rPr>
          <w:ins w:id="1574" w:author="Lưu Gia Huy" w:date="2023-06-24T21:31:00Z"/>
        </w:rPr>
        <w:pPrChange w:id="1575" w:author="Lưu Gia Huy" w:date="2023-06-25T13:53:00Z">
          <w:pPr>
            <w:pStyle w:val="Title"/>
          </w:pPr>
        </w:pPrChange>
      </w:pPr>
      <w:ins w:id="1576" w:author="Lưu Gia Huy" w:date="2023-06-24T21:31:00Z">
        <w:r>
          <w:t>Enhanced security: Homomorphic encryption helps protect sensitive patient data during the analysis process. Instead of sharing raw data, only the analysis results are shared, reducing the risk of personal information leakage.</w:t>
        </w:r>
      </w:ins>
    </w:p>
    <w:p w14:paraId="07E96CBA" w14:textId="77777777" w:rsidR="00501C7E" w:rsidRDefault="00000000" w:rsidP="00501C7E">
      <w:pPr>
        <w:pStyle w:val="ListParagraph"/>
        <w:numPr>
          <w:ilvl w:val="0"/>
          <w:numId w:val="3"/>
          <w:ins w:id="1577" w:author="Lưu Gia Huy" w:date="2023-06-25T13:53:00Z"/>
        </w:numPr>
        <w:spacing w:line="360" w:lineRule="auto"/>
        <w:ind w:left="0"/>
        <w:rPr>
          <w:ins w:id="1578" w:author="Lưu Gia Huy" w:date="2023-06-24T21:31:00Z"/>
        </w:rPr>
        <w:pPrChange w:id="1579" w:author="Lưu Gia Huy" w:date="2023-06-25T13:53:00Z">
          <w:pPr>
            <w:pStyle w:val="Title"/>
          </w:pPr>
        </w:pPrChange>
      </w:pPr>
      <w:ins w:id="1580" w:author="Lưu Gia Huy" w:date="2023-06-24T21:31:00Z">
        <w:r>
          <w:t>Utilization of data from multiple sources: Combining homomorphic encryption and machine learning allows for the use of data from various sources without revealing personal information. This opens up opportunities for research and analysis on large and diverse datasets, improving the accuracy and reliability of results.</w:t>
        </w:r>
      </w:ins>
    </w:p>
    <w:p w14:paraId="20FCD1D2" w14:textId="77777777" w:rsidR="00501C7E" w:rsidRDefault="00000000" w:rsidP="00501C7E">
      <w:pPr>
        <w:pStyle w:val="ListParagraph"/>
        <w:numPr>
          <w:ilvl w:val="0"/>
          <w:numId w:val="3"/>
          <w:ins w:id="1581" w:author="Lưu Gia Huy" w:date="2023-06-25T13:53:00Z"/>
        </w:numPr>
        <w:spacing w:line="360" w:lineRule="auto"/>
        <w:ind w:left="0"/>
        <w:rPr>
          <w:ins w:id="1582" w:author="Lưu Gia Huy" w:date="2023-06-24T21:31:00Z"/>
        </w:rPr>
        <w:pPrChange w:id="1583" w:author="Lưu Gia Huy" w:date="2023-06-25T13:53:00Z">
          <w:pPr>
            <w:pStyle w:val="Title"/>
          </w:pPr>
        </w:pPrChange>
      </w:pPr>
      <w:ins w:id="1584" w:author="Lưu Gia Huy" w:date="2023-06-24T21:31:00Z">
        <w:r>
          <w:t>Ensuring consistency and reliability: Using homomorphic encryption and machine learning ensures consistency throughout the analysis process. By applying the same encryption method and machine learning models to different datasets, reliable and comparable analysis results can be achieved.</w:t>
        </w:r>
      </w:ins>
    </w:p>
    <w:p w14:paraId="1E0A2C40" w14:textId="77777777" w:rsidR="00501C7E" w:rsidRDefault="00000000" w:rsidP="00501C7E">
      <w:pPr>
        <w:pStyle w:val="ListParagraph"/>
        <w:numPr>
          <w:ilvl w:val="0"/>
          <w:numId w:val="3"/>
          <w:ins w:id="1585" w:author="Lưu Gia Huy" w:date="2023-06-25T13:53:00Z"/>
        </w:numPr>
        <w:spacing w:line="360" w:lineRule="auto"/>
        <w:ind w:left="0"/>
        <w:rPr>
          <w:ins w:id="1586" w:author="Lưu Gia Huy" w:date="2023-06-24T21:31:00Z"/>
        </w:rPr>
        <w:pPrChange w:id="1587" w:author="Lưu Gia Huy" w:date="2023-06-25T13:53:00Z">
          <w:pPr>
            <w:pStyle w:val="Title"/>
          </w:pPr>
        </w:pPrChange>
      </w:pPr>
      <w:ins w:id="1588" w:author="Lưu Gia Huy" w:date="2023-06-24T21:31:00Z">
        <w:r>
          <w:t>Contributing to personalized medicine development: Analyzing the risk of heart disease based on the combination of homomorphic encryption and machine learning can contribute to the development of personalized medicine. The analysis results can help provide customized treatment recommendations and individual health monitoring, benefiting each patient.</w:t>
        </w:r>
      </w:ins>
    </w:p>
    <w:p w14:paraId="07504741" w14:textId="77777777" w:rsidR="00501C7E" w:rsidRPr="00501C7E" w:rsidRDefault="00501C7E" w:rsidP="00501C7E">
      <w:pPr>
        <w:rPr>
          <w:ins w:id="1589" w:author="Lưu Gia Huy" w:date="2023-06-24T21:31:00Z"/>
          <w:rFonts w:ascii="Times New Roman" w:hAnsi="Times New Roman" w:cs="Times New Roman"/>
          <w:rPrChange w:id="1590" w:author="Lưu Gia Huy" w:date="2023-06-25T11:57:00Z">
            <w:rPr>
              <w:ins w:id="1591" w:author="Lưu Gia Huy" w:date="2023-06-24T21:31:00Z"/>
            </w:rPr>
          </w:rPrChange>
        </w:rPr>
        <w:pPrChange w:id="1592" w:author="Lưu Gia Huy" w:date="2023-06-25T12:00:00Z">
          <w:pPr>
            <w:pStyle w:val="Title"/>
          </w:pPr>
        </w:pPrChange>
      </w:pPr>
    </w:p>
    <w:p w14:paraId="2DCA3E57" w14:textId="77777777" w:rsidR="00501C7E" w:rsidRDefault="00000000" w:rsidP="00501C7E">
      <w:pPr>
        <w:rPr>
          <w:ins w:id="1593" w:author="Lưu Gia Huy" w:date="2023-06-23T14:27:00Z"/>
          <w:rFonts w:ascii="Times New Roman" w:hAnsi="Times New Roman" w:cs="Times New Roman"/>
        </w:rPr>
        <w:pPrChange w:id="1594" w:author="Lưu Gia Huy" w:date="2023-06-25T12:00:00Z">
          <w:pPr>
            <w:pStyle w:val="Title"/>
          </w:pPr>
        </w:pPrChange>
      </w:pPr>
      <w:ins w:id="1595" w:author="Lưu Gia Huy" w:date="2023-06-24T21:31:00Z">
        <w:r>
          <w:rPr>
            <w:rFonts w:ascii="Times New Roman" w:hAnsi="Times New Roman" w:cs="Times New Roman"/>
            <w:rPrChange w:id="1596" w:author="Lưu Gia Huy" w:date="2023-06-25T11:57:00Z">
              <w:rPr/>
            </w:rPrChange>
          </w:rPr>
          <w:t>In summary, the combination of homomorphic encryption and machine learning in analyzing the risk of heart disease brings numerous benefits, from protecting privacy and enhancing security to utilizing multi-source data, ensuring consistency and reliability, and contributing to the development of personalized medicine.</w:t>
        </w:r>
      </w:ins>
      <w:ins w:id="1597" w:author="Lưu Gia Huy" w:date="2023-06-23T14:30:00Z">
        <w:r>
          <w:rPr>
            <w:rFonts w:ascii="Times New Roman" w:hAnsi="Times New Roman" w:cs="Times New Roman"/>
            <w:b/>
            <w:rPrChange w:id="1598" w:author="Lưu Gia Huy" w:date="2023-06-25T11:57:00Z">
              <w:rPr>
                <w:rFonts w:cs="Times New Roman"/>
              </w:rPr>
            </w:rPrChange>
          </w:rPr>
          <w:t xml:space="preserve"> </w:t>
        </w:r>
      </w:ins>
    </w:p>
    <w:p w14:paraId="42C64C26" w14:textId="77777777" w:rsidR="00501C7E" w:rsidRPr="00501C7E" w:rsidRDefault="00000000" w:rsidP="00501C7E">
      <w:pPr>
        <w:pStyle w:val="Heading3"/>
        <w:numPr>
          <w:ins w:id="1599" w:author="Lưu Gia Huy" w:date="2023-06-25T13:53:00Z"/>
        </w:numPr>
        <w:ind w:left="0"/>
        <w:rPr>
          <w:ins w:id="1600" w:author="Lưu Gia Huy" w:date="2023-06-23T14:31:00Z"/>
          <w:rFonts w:ascii="Times New Roman" w:hAnsi="Times New Roman" w:cs="Times New Roman"/>
          <w:rPrChange w:id="1601" w:author="Lưu Gia Huy" w:date="2023-06-25T11:57:00Z">
            <w:rPr>
              <w:ins w:id="1602" w:author="Lưu Gia Huy" w:date="2023-06-23T14:31:00Z"/>
            </w:rPr>
          </w:rPrChange>
        </w:rPr>
        <w:pPrChange w:id="1603" w:author="Lưu Gia Huy" w:date="2023-06-25T13:53:00Z">
          <w:pPr>
            <w:pStyle w:val="Title"/>
          </w:pPr>
        </w:pPrChange>
      </w:pPr>
      <w:bookmarkStart w:id="1604" w:name="_Toc138588465"/>
      <w:ins w:id="1605" w:author="Lưu Gia Huy" w:date="2023-06-24T21:34:00Z">
        <w:r>
          <w:rPr>
            <w:rFonts w:ascii="Times New Roman" w:hAnsi="Times New Roman" w:cs="Times New Roman"/>
          </w:rPr>
          <w:t>The application scenario</w:t>
        </w:r>
      </w:ins>
      <w:bookmarkEnd w:id="1604"/>
    </w:p>
    <w:p w14:paraId="4C641EA7" w14:textId="77777777" w:rsidR="00501C7E" w:rsidRPr="00501C7E" w:rsidRDefault="00000000" w:rsidP="00501C7E">
      <w:pPr>
        <w:rPr>
          <w:ins w:id="1606" w:author="Lưu Gia Huy" w:date="2023-06-24T21:35:00Z"/>
          <w:rFonts w:ascii="Times New Roman" w:hAnsi="Times New Roman" w:cs="Times New Roman"/>
          <w:rPrChange w:id="1607" w:author="Lưu Gia Huy" w:date="2023-06-25T11:57:00Z">
            <w:rPr>
              <w:ins w:id="1608" w:author="Lưu Gia Huy" w:date="2023-06-24T21:35:00Z"/>
            </w:rPr>
          </w:rPrChange>
        </w:rPr>
        <w:pPrChange w:id="1609" w:author="Lưu Gia Huy" w:date="2023-06-25T12:00:00Z">
          <w:pPr>
            <w:pStyle w:val="Title"/>
          </w:pPr>
        </w:pPrChange>
      </w:pPr>
      <w:ins w:id="1610" w:author="Lưu Gia Huy" w:date="2023-06-23T14:31:00Z">
        <w:r>
          <w:rPr>
            <w:rFonts w:ascii="Times New Roman" w:hAnsi="Times New Roman" w:cs="Times New Roman"/>
            <w:b/>
            <w:rPrChange w:id="1611" w:author="Lưu Gia Huy" w:date="2023-06-25T11:57:00Z">
              <w:rPr>
                <w:rFonts w:cs="Times New Roman"/>
              </w:rPr>
            </w:rPrChange>
          </w:rPr>
          <w:tab/>
        </w:r>
      </w:ins>
      <w:ins w:id="1612" w:author="Lưu Gia Huy" w:date="2023-06-24T21:35:00Z">
        <w:r>
          <w:rPr>
            <w:rFonts w:ascii="Times New Roman" w:hAnsi="Times New Roman" w:cs="Times New Roman"/>
            <w:rPrChange w:id="1613" w:author="Lưu Gia Huy" w:date="2023-06-25T11:57:00Z">
              <w:rPr/>
            </w:rPrChange>
          </w:rPr>
          <w:t xml:space="preserve">In this scenario, hospitals are seeking solutions for early detection and proactive analysis and treatment of heart disease in patients. To accomplish this, they need to utilize existing data, including cases of both diagnosed and non-diagnosed individuals that have been examined and stored in the hospital's database. Computing and making predictions about the likelihood of having the disease based </w:t>
        </w:r>
        <w:r>
          <w:rPr>
            <w:rFonts w:ascii="Times New Roman" w:hAnsi="Times New Roman" w:cs="Times New Roman"/>
            <w:rPrChange w:id="1614" w:author="Lưu Gia Huy" w:date="2023-06-25T11:57:00Z">
              <w:rPr/>
            </w:rPrChange>
          </w:rPr>
          <w:lastRenderedPageBreak/>
          <w:t>on this data will assist hospitals in applying the most timely and effective treatment methods for patients.</w:t>
        </w:r>
      </w:ins>
    </w:p>
    <w:p w14:paraId="37F8C622" w14:textId="77777777" w:rsidR="00501C7E" w:rsidRPr="00501C7E" w:rsidRDefault="00501C7E" w:rsidP="00501C7E">
      <w:pPr>
        <w:rPr>
          <w:ins w:id="1615" w:author="Lưu Gia Huy" w:date="2023-06-24T21:35:00Z"/>
          <w:rFonts w:ascii="Times New Roman" w:hAnsi="Times New Roman" w:cs="Times New Roman"/>
          <w:rPrChange w:id="1616" w:author="Lưu Gia Huy" w:date="2023-06-25T11:57:00Z">
            <w:rPr>
              <w:ins w:id="1617" w:author="Lưu Gia Huy" w:date="2023-06-24T21:35:00Z"/>
            </w:rPr>
          </w:rPrChange>
        </w:rPr>
        <w:pPrChange w:id="1618" w:author="Lưu Gia Huy" w:date="2023-06-25T12:00:00Z">
          <w:pPr>
            <w:pStyle w:val="Title"/>
          </w:pPr>
        </w:pPrChange>
      </w:pPr>
    </w:p>
    <w:p w14:paraId="5DD5DB8B" w14:textId="77777777" w:rsidR="00501C7E" w:rsidRDefault="00000000" w:rsidP="00501C7E">
      <w:pPr>
        <w:rPr>
          <w:ins w:id="1619" w:author="Lưu Gia Huy" w:date="2023-06-23T09:12:00Z"/>
          <w:rFonts w:ascii="Times New Roman" w:hAnsi="Times New Roman" w:cs="Times New Roman"/>
        </w:rPr>
        <w:pPrChange w:id="1620" w:author="Lưu Gia Huy" w:date="2023-06-25T12:00:00Z">
          <w:pPr>
            <w:pStyle w:val="Title"/>
          </w:pPr>
        </w:pPrChange>
      </w:pPr>
      <w:ins w:id="1621" w:author="Lưu Gia Huy" w:date="2023-06-24T21:35:00Z">
        <w:r>
          <w:rPr>
            <w:rFonts w:ascii="Times New Roman" w:hAnsi="Times New Roman" w:cs="Times New Roman"/>
            <w:rPrChange w:id="1622" w:author="Lưu Gia Huy" w:date="2023-06-25T11:57:00Z">
              <w:rPr/>
            </w:rPrChange>
          </w:rPr>
          <w:t>However, hospitals possess only a localized volume of medical data, primarily at the local or within the same country or region. Furthermore, hospitals may not be able to meet the requirements for fast and efficient computation with the massive amount of data they possess. This is where a third party with comprehensive computational and technical resources needs to be involved, along with a more objective dataset that is not limited to a small geographical area.</w:t>
        </w:r>
      </w:ins>
    </w:p>
    <w:p w14:paraId="7054517D" w14:textId="77777777" w:rsidR="00501C7E" w:rsidRPr="00501C7E" w:rsidRDefault="00000000" w:rsidP="00501C7E">
      <w:pPr>
        <w:pStyle w:val="Heading2"/>
        <w:numPr>
          <w:ins w:id="1623" w:author="Lưu Gia Huy" w:date="2023-06-25T13:53:00Z"/>
        </w:numPr>
        <w:ind w:left="0"/>
        <w:rPr>
          <w:ins w:id="1624" w:author="Lưu Gia Huy" w:date="2023-06-23T16:43:00Z"/>
          <w:rFonts w:ascii="Times New Roman" w:hAnsi="Times New Roman" w:cs="Times New Roman"/>
          <w:rPrChange w:id="1625" w:author="Lưu Gia Huy" w:date="2023-06-25T11:57:00Z">
            <w:rPr>
              <w:ins w:id="1626" w:author="Lưu Gia Huy" w:date="2023-06-23T16:43:00Z"/>
            </w:rPr>
          </w:rPrChange>
        </w:rPr>
        <w:pPrChange w:id="1627" w:author="Lưu Gia Huy" w:date="2023-06-25T13:53:00Z">
          <w:pPr>
            <w:pStyle w:val="Title"/>
          </w:pPr>
        </w:pPrChange>
      </w:pPr>
      <w:bookmarkStart w:id="1628" w:name="_Toc138588466"/>
      <w:ins w:id="1629" w:author="Lưu Gia Huy" w:date="2023-06-24T21:35:00Z">
        <w:r>
          <w:rPr>
            <w:rFonts w:ascii="Times New Roman" w:hAnsi="Times New Roman" w:cs="Times New Roman"/>
          </w:rPr>
          <w:t>System architecture</w:t>
        </w:r>
      </w:ins>
      <w:bookmarkEnd w:id="1628"/>
    </w:p>
    <w:p w14:paraId="6DC71B1F" w14:textId="77777777" w:rsidR="00501C7E" w:rsidRPr="00501C7E" w:rsidRDefault="00000000" w:rsidP="00501C7E">
      <w:pPr>
        <w:pStyle w:val="Title"/>
        <w:numPr>
          <w:ilvl w:val="255"/>
          <w:numId w:val="0"/>
        </w:numPr>
        <w:spacing w:line="360" w:lineRule="auto"/>
        <w:jc w:val="left"/>
        <w:rPr>
          <w:ins w:id="1630" w:author="Lưu Gia Huy" w:date="2023-06-23T09:12:00Z"/>
          <w:rFonts w:ascii="Times New Roman" w:hAnsi="Times New Roman" w:cs="Times New Roman"/>
          <w:rPrChange w:id="1631" w:author="Lưu Gia Huy" w:date="2023-06-25T11:57:00Z">
            <w:rPr>
              <w:ins w:id="1632" w:author="Lưu Gia Huy" w:date="2023-06-23T09:12:00Z"/>
            </w:rPr>
          </w:rPrChange>
        </w:rPr>
        <w:pPrChange w:id="1633" w:author="Lưu Gia Huy" w:date="2023-06-25T12:00:00Z">
          <w:pPr>
            <w:pStyle w:val="Title"/>
          </w:pPr>
        </w:pPrChange>
      </w:pPr>
      <w:ins w:id="1634" w:author="Lưu Gia Huy" w:date="2023-06-24T21:35:00Z">
        <w:r>
          <w:rPr>
            <w:rFonts w:ascii="Times New Roman" w:hAnsi="Times New Roman" w:cs="Times New Roman"/>
            <w:noProof/>
          </w:rPr>
          <w:drawing>
            <wp:inline distT="0" distB="0" distL="114300" distR="114300" wp14:anchorId="103B7C62" wp14:editId="551F79DE">
              <wp:extent cx="5574030" cy="3674745"/>
              <wp:effectExtent l="0" t="0" r="3810" b="13335"/>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5"/>
                      <pic:cNvPicPr>
                        <a:picLocks noChangeAspect="1"/>
                      </pic:cNvPicPr>
                    </pic:nvPicPr>
                    <pic:blipFill>
                      <a:blip r:embed="rId17"/>
                      <a:stretch>
                        <a:fillRect/>
                      </a:stretch>
                    </pic:blipFill>
                    <pic:spPr>
                      <a:xfrm>
                        <a:off x="0" y="0"/>
                        <a:ext cx="5574030" cy="3674745"/>
                      </a:xfrm>
                      <a:prstGeom prst="rect">
                        <a:avLst/>
                      </a:prstGeom>
                      <a:noFill/>
                      <a:ln>
                        <a:noFill/>
                      </a:ln>
                    </pic:spPr>
                  </pic:pic>
                </a:graphicData>
              </a:graphic>
            </wp:inline>
          </w:drawing>
        </w:r>
      </w:ins>
    </w:p>
    <w:p w14:paraId="0A687810" w14:textId="77777777" w:rsidR="00501C7E" w:rsidRDefault="00000000" w:rsidP="00501C7E">
      <w:pPr>
        <w:pStyle w:val="Heading2"/>
        <w:numPr>
          <w:ins w:id="1635" w:author="Lưu Gia Huy" w:date="2023-06-25T13:53:00Z"/>
        </w:numPr>
        <w:ind w:left="0"/>
        <w:rPr>
          <w:ins w:id="1636" w:author="Lưu Gia Huy" w:date="2023-06-24T21:37:00Z"/>
          <w:rFonts w:ascii="Times New Roman" w:hAnsi="Times New Roman" w:cs="Times New Roman"/>
          <w:b w:val="0"/>
        </w:rPr>
        <w:pPrChange w:id="1637" w:author="Lưu Gia Huy" w:date="2023-06-25T13:53:00Z">
          <w:pPr>
            <w:pStyle w:val="Title"/>
          </w:pPr>
        </w:pPrChange>
      </w:pPr>
      <w:bookmarkStart w:id="1638" w:name="_Toc138588467"/>
      <w:ins w:id="1639" w:author="Lưu Gia Huy" w:date="2023-06-24T21:36:00Z">
        <w:r>
          <w:rPr>
            <w:rFonts w:ascii="Times New Roman" w:hAnsi="Times New Roman" w:cs="Times New Roman"/>
          </w:rPr>
          <w:t>Relevant parties</w:t>
        </w:r>
      </w:ins>
      <w:bookmarkEnd w:id="1638"/>
    </w:p>
    <w:p w14:paraId="64D2C4C5" w14:textId="77777777" w:rsidR="00501C7E" w:rsidRDefault="00000000" w:rsidP="00501C7E">
      <w:pPr>
        <w:pStyle w:val="ListParagraph"/>
        <w:numPr>
          <w:ilvl w:val="0"/>
          <w:numId w:val="4"/>
          <w:ins w:id="1640" w:author="Lưu Gia Huy" w:date="2023-06-25T13:53:00Z"/>
        </w:numPr>
        <w:spacing w:line="360" w:lineRule="auto"/>
        <w:ind w:left="0"/>
        <w:rPr>
          <w:ins w:id="1641" w:author="Lưu Gia Huy" w:date="2023-06-24T21:37:00Z"/>
        </w:rPr>
        <w:pPrChange w:id="1642" w:author="Lưu Gia Huy" w:date="2023-06-25T13:53:00Z">
          <w:pPr>
            <w:pStyle w:val="Title"/>
          </w:pPr>
        </w:pPrChange>
      </w:pPr>
      <w:ins w:id="1643" w:author="Lưu Gia Huy" w:date="2023-06-24T21:37:00Z">
        <w:r>
          <w:t>Hospitals: providing their data to the third party.</w:t>
        </w:r>
      </w:ins>
    </w:p>
    <w:p w14:paraId="04D393EF" w14:textId="77777777" w:rsidR="00501C7E" w:rsidRDefault="00000000" w:rsidP="00501C7E">
      <w:pPr>
        <w:pStyle w:val="ListParagraph"/>
        <w:numPr>
          <w:ilvl w:val="0"/>
          <w:numId w:val="4"/>
          <w:ins w:id="1644" w:author="Lưu Gia Huy" w:date="2023-06-25T13:53:00Z"/>
        </w:numPr>
        <w:spacing w:line="360" w:lineRule="auto"/>
        <w:ind w:left="0"/>
        <w:rPr>
          <w:ins w:id="1645" w:author="Lưu Gia Huy" w:date="2023-06-23T15:38:00Z"/>
        </w:rPr>
        <w:pPrChange w:id="1646" w:author="Lưu Gia Huy" w:date="2023-06-25T13:53:00Z">
          <w:pPr>
            <w:pStyle w:val="Title"/>
          </w:pPr>
        </w:pPrChange>
      </w:pPr>
      <w:ins w:id="1647" w:author="Lưu Gia Huy" w:date="2023-06-24T21:37:00Z">
        <w:r>
          <w:t>Third party: possessing computational expertise and excellent resources to return predictions for heart disease.</w:t>
        </w:r>
      </w:ins>
    </w:p>
    <w:p w14:paraId="43DEED8C" w14:textId="77777777" w:rsidR="00501C7E" w:rsidRDefault="00501C7E" w:rsidP="00501C7E">
      <w:pPr>
        <w:pStyle w:val="Title"/>
        <w:numPr>
          <w:ilvl w:val="255"/>
          <w:numId w:val="0"/>
        </w:numPr>
        <w:spacing w:line="360" w:lineRule="auto"/>
        <w:jc w:val="left"/>
        <w:rPr>
          <w:ins w:id="1648" w:author="Lưu Gia Huy" w:date="2023-06-23T09:12:00Z"/>
          <w:rFonts w:ascii="Times New Roman" w:hAnsi="Times New Roman" w:cs="Times New Roman"/>
        </w:rPr>
        <w:pPrChange w:id="1649" w:author="Lưu Gia Huy" w:date="2023-06-25T12:00:00Z">
          <w:pPr>
            <w:pStyle w:val="Title"/>
          </w:pPr>
        </w:pPrChange>
      </w:pPr>
    </w:p>
    <w:p w14:paraId="5A4BF6C3" w14:textId="77777777" w:rsidR="00501C7E" w:rsidRPr="00501C7E" w:rsidRDefault="00000000" w:rsidP="00501C7E">
      <w:pPr>
        <w:pStyle w:val="Heading2"/>
        <w:numPr>
          <w:ins w:id="1650" w:author="Lưu Gia Huy" w:date="2023-06-25T13:53:00Z"/>
        </w:numPr>
        <w:ind w:left="0"/>
        <w:rPr>
          <w:ins w:id="1651" w:author="Lưu Gia Huy" w:date="2023-06-23T15:40:00Z"/>
          <w:rFonts w:ascii="Times New Roman" w:hAnsi="Times New Roman" w:cs="Times New Roman"/>
          <w:rPrChange w:id="1652" w:author="Lưu Gia Huy" w:date="2023-06-25T11:57:00Z">
            <w:rPr>
              <w:ins w:id="1653" w:author="Lưu Gia Huy" w:date="2023-06-23T15:40:00Z"/>
            </w:rPr>
          </w:rPrChange>
        </w:rPr>
        <w:pPrChange w:id="1654" w:author="Lưu Gia Huy" w:date="2023-06-25T13:53:00Z">
          <w:pPr>
            <w:pStyle w:val="Title"/>
          </w:pPr>
        </w:pPrChange>
      </w:pPr>
      <w:bookmarkStart w:id="1655" w:name="_Toc138588468"/>
      <w:ins w:id="1656" w:author="Lưu Gia Huy" w:date="2023-06-24T21:38:00Z">
        <w:r>
          <w:rPr>
            <w:rFonts w:ascii="Times New Roman" w:hAnsi="Times New Roman" w:cs="Times New Roman"/>
          </w:rPr>
          <w:t>Assets to be protected</w:t>
        </w:r>
      </w:ins>
      <w:bookmarkEnd w:id="1655"/>
    </w:p>
    <w:p w14:paraId="2F468E0D" w14:textId="77777777" w:rsidR="00501C7E" w:rsidRDefault="00000000" w:rsidP="00501C7E">
      <w:pPr>
        <w:pStyle w:val="ListParagraph"/>
        <w:numPr>
          <w:ilvl w:val="0"/>
          <w:numId w:val="5"/>
          <w:ins w:id="1657" w:author="Lưu Gia Huy" w:date="2023-06-25T13:53:00Z"/>
        </w:numPr>
        <w:spacing w:line="360" w:lineRule="auto"/>
        <w:ind w:left="0"/>
        <w:rPr>
          <w:ins w:id="1658" w:author="Lưu Gia Huy" w:date="2023-06-24T21:38:00Z"/>
        </w:rPr>
        <w:pPrChange w:id="1659" w:author="Lưu Gia Huy" w:date="2023-06-25T13:53:00Z">
          <w:pPr>
            <w:pStyle w:val="Title"/>
          </w:pPr>
        </w:pPrChange>
      </w:pPr>
      <w:ins w:id="1660" w:author="Lưu Gia Huy" w:date="2023-06-24T21:38:00Z">
        <w:r>
          <w:t>Patient data: including indicators, symptoms, conditions, etc.</w:t>
        </w:r>
      </w:ins>
    </w:p>
    <w:p w14:paraId="40C46230" w14:textId="77777777" w:rsidR="00501C7E" w:rsidRDefault="00000000" w:rsidP="00501C7E">
      <w:pPr>
        <w:pStyle w:val="ListParagraph"/>
        <w:numPr>
          <w:ilvl w:val="0"/>
          <w:numId w:val="5"/>
          <w:ins w:id="1661" w:author="Lưu Gia Huy" w:date="2023-06-25T13:53:00Z"/>
        </w:numPr>
        <w:spacing w:line="360" w:lineRule="auto"/>
        <w:ind w:left="0"/>
        <w:rPr>
          <w:ins w:id="1662" w:author="Lưu Gia Huy" w:date="2023-06-23T09:13:00Z"/>
        </w:rPr>
        <w:pPrChange w:id="1663" w:author="Lưu Gia Huy" w:date="2023-06-25T13:53:00Z">
          <w:pPr>
            <w:pStyle w:val="Title"/>
          </w:pPr>
        </w:pPrChange>
      </w:pPr>
      <w:ins w:id="1664" w:author="Lưu Gia Huy" w:date="2023-06-24T21:38:00Z">
        <w:r>
          <w:t>Return results: Results calculated and returned by the third party.</w:t>
        </w:r>
      </w:ins>
    </w:p>
    <w:p w14:paraId="48F7A0A1" w14:textId="77777777" w:rsidR="00501C7E" w:rsidRDefault="00000000" w:rsidP="00501C7E">
      <w:pPr>
        <w:pStyle w:val="Heading2"/>
        <w:numPr>
          <w:ins w:id="1665" w:author="Lưu Gia Huy" w:date="2023-06-25T13:53:00Z"/>
        </w:numPr>
        <w:ind w:left="0"/>
        <w:rPr>
          <w:ins w:id="1666" w:author="Lưu Gia Huy" w:date="2023-06-23T15:41:00Z"/>
          <w:rFonts w:ascii="Times New Roman" w:hAnsi="Times New Roman" w:cs="Times New Roman"/>
        </w:rPr>
        <w:pPrChange w:id="1667" w:author="Lưu Gia Huy" w:date="2023-06-25T13:53:00Z">
          <w:pPr>
            <w:pStyle w:val="Title"/>
          </w:pPr>
        </w:pPrChange>
      </w:pPr>
      <w:bookmarkStart w:id="1668" w:name="_Toc138588469"/>
      <w:ins w:id="1669" w:author="Lưu Gia Huy" w:date="2023-06-24T21:39:00Z">
        <w:r>
          <w:rPr>
            <w:rFonts w:ascii="Times New Roman" w:hAnsi="Times New Roman" w:cs="Times New Roman"/>
          </w:rPr>
          <w:t>Security risks</w:t>
        </w:r>
      </w:ins>
      <w:bookmarkEnd w:id="1668"/>
    </w:p>
    <w:p w14:paraId="5EDA2E7B" w14:textId="77777777" w:rsidR="00501C7E" w:rsidRDefault="00000000" w:rsidP="00501C7E">
      <w:pPr>
        <w:pStyle w:val="ListParagraph"/>
        <w:numPr>
          <w:ilvl w:val="0"/>
          <w:numId w:val="6"/>
          <w:ins w:id="1670" w:author="Lưu Gia Huy" w:date="2023-06-25T13:53:00Z"/>
        </w:numPr>
        <w:spacing w:line="360" w:lineRule="auto"/>
        <w:ind w:left="0"/>
        <w:rPr>
          <w:ins w:id="1671" w:author="Lưu Gia Huy" w:date="2023-06-24T21:39:00Z"/>
        </w:rPr>
        <w:pPrChange w:id="1672" w:author="Lưu Gia Huy" w:date="2023-06-25T13:53:00Z">
          <w:pPr>
            <w:pStyle w:val="Title"/>
          </w:pPr>
        </w:pPrChange>
      </w:pPr>
      <w:ins w:id="1673" w:author="Lưu Gia Huy" w:date="2023-06-24T21:39:00Z">
        <w:r>
          <w:t>During transmission, data can be stolen by attackers.</w:t>
        </w:r>
      </w:ins>
    </w:p>
    <w:p w14:paraId="73361765" w14:textId="77777777" w:rsidR="00501C7E" w:rsidRDefault="00000000" w:rsidP="00501C7E">
      <w:pPr>
        <w:pStyle w:val="ListParagraph"/>
        <w:numPr>
          <w:ilvl w:val="0"/>
          <w:numId w:val="6"/>
          <w:ins w:id="1674" w:author="Lưu Gia Huy" w:date="2023-06-25T13:53:00Z"/>
        </w:numPr>
        <w:spacing w:line="360" w:lineRule="auto"/>
        <w:ind w:left="0"/>
        <w:rPr>
          <w:ins w:id="1675" w:author="Lưu Gia Huy" w:date="2023-06-23T09:13:00Z"/>
        </w:rPr>
        <w:pPrChange w:id="1676" w:author="Lưu Gia Huy" w:date="2023-06-25T13:53:00Z">
          <w:pPr>
            <w:pStyle w:val="Title"/>
          </w:pPr>
        </w:pPrChange>
      </w:pPr>
      <w:ins w:id="1677" w:author="Lưu Gia Huy" w:date="2023-06-24T21:39:00Z">
        <w:r>
          <w:t>The third party may be untrustworthy and could misuse patient data for unauthorized purposes.</w:t>
        </w:r>
      </w:ins>
    </w:p>
    <w:p w14:paraId="7D2C8169" w14:textId="77777777" w:rsidR="00501C7E" w:rsidRPr="00501C7E" w:rsidRDefault="00000000" w:rsidP="00501C7E">
      <w:pPr>
        <w:pStyle w:val="Heading2"/>
        <w:numPr>
          <w:ilvl w:val="255"/>
          <w:numId w:val="0"/>
          <w:ins w:id="1678" w:author="Lưu Gia Huy" w:date="1900-01-01T00:00:00Z"/>
        </w:numPr>
        <w:rPr>
          <w:ins w:id="1679" w:author="Lưu Gia Huy" w:date="2023-06-23T15:42:00Z"/>
          <w:rFonts w:ascii="Times New Roman" w:hAnsi="Times New Roman" w:cs="Times New Roman"/>
          <w:bCs w:val="0"/>
          <w:rPrChange w:id="1680" w:author="Lưu Gia Huy" w:date="2023-06-25T11:57:00Z">
            <w:rPr>
              <w:ins w:id="1681" w:author="Lưu Gia Huy" w:date="2023-06-23T15:42:00Z"/>
              <w:bCs/>
            </w:rPr>
          </w:rPrChange>
        </w:rPr>
        <w:pPrChange w:id="1682" w:author="Lưu Gia Huy" w:date="2023-06-25T13:53:00Z">
          <w:pPr>
            <w:pStyle w:val="Title"/>
            <w:numPr>
              <w:ilvl w:val="255"/>
            </w:numPr>
            <w:jc w:val="left"/>
            <w:outlineLvl w:val="0"/>
          </w:pPr>
        </w:pPrChange>
      </w:pPr>
      <w:bookmarkStart w:id="1683" w:name="_Toc138588470"/>
      <w:ins w:id="1684" w:author="Lưu Gia Huy" w:date="2023-06-24T21:40:00Z">
        <w:r>
          <w:rPr>
            <w:rFonts w:ascii="Times New Roman" w:hAnsi="Times New Roman" w:cs="Times New Roman"/>
            <w:rPrChange w:id="1685" w:author="Lưu Gia Huy" w:date="2023-06-25T11:57:00Z">
              <w:rPr/>
            </w:rPrChange>
          </w:rPr>
          <w:t>Required security features to be built</w:t>
        </w:r>
      </w:ins>
      <w:bookmarkEnd w:id="1683"/>
    </w:p>
    <w:p w14:paraId="2F6DA5F0" w14:textId="77777777" w:rsidR="00501C7E" w:rsidRDefault="00000000" w:rsidP="00501C7E">
      <w:pPr>
        <w:pStyle w:val="ListParagraph"/>
        <w:numPr>
          <w:ilvl w:val="0"/>
          <w:numId w:val="6"/>
        </w:numPr>
        <w:spacing w:line="360" w:lineRule="auto"/>
        <w:ind w:left="0"/>
        <w:rPr>
          <w:ins w:id="1686" w:author="Lưu Gia Huy" w:date="2023-06-24T21:42:00Z"/>
        </w:rPr>
        <w:pPrChange w:id="1687" w:author="Lưu Gia Huy" w:date="2023-06-25T12:00:00Z">
          <w:pPr>
            <w:pStyle w:val="Title"/>
          </w:pPr>
        </w:pPrChange>
      </w:pPr>
      <w:ins w:id="1688" w:author="Lưu Gia Huy" w:date="2023-06-24T21:43:00Z">
        <w:r>
          <w:t>Secure data transmission: Implementing secure protocols, such as SSL/TLS or HTTPS, to encrypt data during transmission, protecting it from unauthorized access, interception, and ensuring the confidentiality and integrity of the data. Note that the implementation details will not be covered in this report.</w:t>
        </w:r>
      </w:ins>
    </w:p>
    <w:p w14:paraId="1C83A75B" w14:textId="77777777" w:rsidR="00501C7E" w:rsidRDefault="00000000" w:rsidP="00501C7E">
      <w:pPr>
        <w:pStyle w:val="ListParagraph"/>
        <w:numPr>
          <w:ilvl w:val="0"/>
          <w:numId w:val="7"/>
        </w:numPr>
        <w:spacing w:line="360" w:lineRule="auto"/>
        <w:ind w:left="0"/>
        <w:rPr>
          <w:ins w:id="1689" w:author="Lưu Gia Huy" w:date="2023-06-24T21:42:00Z"/>
        </w:rPr>
        <w:pPrChange w:id="1690" w:author="Lưu Gia Huy" w:date="2023-06-25T12:00:00Z">
          <w:pPr>
            <w:pStyle w:val="Title"/>
          </w:pPr>
        </w:pPrChange>
      </w:pPr>
      <w:ins w:id="1691" w:author="Lưu Gia Huy" w:date="2023-06-24T21:42:00Z">
        <w:r>
          <w:t>Homomorphic encryption: Utilizing homomorphic encryption techniques that allow performing computations on encrypted data without the need for decryption, ensuring privacy while still enabling computational analysis on the encrypted data.</w:t>
        </w:r>
      </w:ins>
    </w:p>
    <w:p w14:paraId="01B80642" w14:textId="77777777" w:rsidR="00501C7E" w:rsidRDefault="00501C7E" w:rsidP="00501C7E">
      <w:pPr>
        <w:pStyle w:val="Title"/>
        <w:numPr>
          <w:ilvl w:val="255"/>
          <w:numId w:val="0"/>
        </w:numPr>
        <w:spacing w:line="360" w:lineRule="auto"/>
        <w:jc w:val="left"/>
        <w:outlineLvl w:val="0"/>
        <w:rPr>
          <w:ins w:id="1692" w:author="Lưu Gia Huy" w:date="2023-06-24T21:42:00Z"/>
          <w:rFonts w:ascii="Times New Roman" w:hAnsi="Times New Roman" w:cs="Times New Roman"/>
          <w:b w:val="0"/>
          <w:bCs/>
          <w:szCs w:val="26"/>
        </w:rPr>
        <w:pPrChange w:id="1693" w:author="Lưu Gia Huy" w:date="2023-06-25T12:00:00Z">
          <w:pPr>
            <w:pStyle w:val="Title"/>
          </w:pPr>
        </w:pPrChange>
      </w:pPr>
    </w:p>
    <w:p w14:paraId="0BD4CE4C" w14:textId="77777777" w:rsidR="00501C7E" w:rsidRDefault="00501C7E" w:rsidP="00501C7E">
      <w:pPr>
        <w:pStyle w:val="Title"/>
        <w:numPr>
          <w:ilvl w:val="255"/>
          <w:numId w:val="0"/>
        </w:numPr>
        <w:spacing w:line="360" w:lineRule="auto"/>
        <w:jc w:val="left"/>
        <w:outlineLvl w:val="0"/>
        <w:rPr>
          <w:ins w:id="1694" w:author="Lưu Gia Huy" w:date="2023-06-24T21:42:00Z"/>
          <w:rFonts w:ascii="Times New Roman" w:hAnsi="Times New Roman" w:cs="Times New Roman"/>
          <w:b w:val="0"/>
          <w:bCs/>
          <w:szCs w:val="26"/>
        </w:rPr>
        <w:pPrChange w:id="1695" w:author="Lưu Gia Huy" w:date="2023-06-25T12:00:00Z">
          <w:pPr>
            <w:pStyle w:val="Title"/>
          </w:pPr>
        </w:pPrChange>
      </w:pPr>
    </w:p>
    <w:p w14:paraId="7DFAF58D" w14:textId="77777777" w:rsidR="00501C7E" w:rsidRDefault="00501C7E" w:rsidP="00501C7E">
      <w:pPr>
        <w:pStyle w:val="Title"/>
        <w:numPr>
          <w:ilvl w:val="255"/>
          <w:numId w:val="0"/>
        </w:numPr>
        <w:spacing w:line="360" w:lineRule="auto"/>
        <w:jc w:val="left"/>
        <w:outlineLvl w:val="0"/>
        <w:rPr>
          <w:ins w:id="1696" w:author="Lưu Gia Huy" w:date="2023-06-24T21:42:00Z"/>
          <w:rFonts w:ascii="Times New Roman" w:hAnsi="Times New Roman" w:cs="Times New Roman"/>
          <w:b w:val="0"/>
          <w:bCs/>
          <w:szCs w:val="26"/>
        </w:rPr>
        <w:pPrChange w:id="1697" w:author="Lưu Gia Huy" w:date="2023-06-25T12:00:00Z">
          <w:pPr>
            <w:pStyle w:val="Title"/>
          </w:pPr>
        </w:pPrChange>
      </w:pPr>
    </w:p>
    <w:p w14:paraId="1FAB1F0C" w14:textId="77777777" w:rsidR="00501C7E" w:rsidRDefault="00501C7E" w:rsidP="00501C7E">
      <w:pPr>
        <w:pStyle w:val="Title"/>
        <w:numPr>
          <w:ilvl w:val="255"/>
          <w:numId w:val="0"/>
        </w:numPr>
        <w:spacing w:line="360" w:lineRule="auto"/>
        <w:jc w:val="left"/>
        <w:outlineLvl w:val="0"/>
        <w:rPr>
          <w:ins w:id="1698" w:author="Lưu Gia Huy" w:date="2023-06-23T17:13:00Z"/>
          <w:rFonts w:ascii="Times New Roman" w:hAnsi="Times New Roman" w:cs="Times New Roman"/>
        </w:rPr>
        <w:pPrChange w:id="1699" w:author="Lưu Gia Huy" w:date="2023-06-25T12:00:00Z">
          <w:pPr>
            <w:pStyle w:val="Title"/>
          </w:pPr>
        </w:pPrChange>
      </w:pPr>
    </w:p>
    <w:p w14:paraId="02D2CB3B" w14:textId="77777777" w:rsidR="00501C7E" w:rsidRDefault="00000000" w:rsidP="00501C7E">
      <w:pPr>
        <w:pStyle w:val="Title"/>
        <w:numPr>
          <w:ilvl w:val="0"/>
          <w:numId w:val="8"/>
          <w:ins w:id="1700" w:author="Lưu Gia Huy" w:date="2023-06-25T13:53:00Z"/>
        </w:numPr>
        <w:spacing w:line="360" w:lineRule="auto"/>
        <w:ind w:left="0"/>
        <w:jc w:val="left"/>
        <w:outlineLvl w:val="0"/>
        <w:rPr>
          <w:del w:id="1701" w:author="Lưu Gia Huy" w:date="2023-06-23T17:13:00Z"/>
          <w:rFonts w:ascii="Times New Roman" w:hAnsi="Times New Roman" w:cs="Times New Roman"/>
        </w:rPr>
        <w:pPrChange w:id="1702" w:author="Lưu Gia Huy" w:date="2023-06-25T13:53:00Z">
          <w:pPr>
            <w:pStyle w:val="Title"/>
          </w:pPr>
        </w:pPrChange>
      </w:pPr>
      <w:del w:id="1703" w:author="Lưu Gia Huy" w:date="2023-06-22T21:24:00Z">
        <w:r>
          <w:rPr>
            <w:rFonts w:ascii="Times New Roman" w:hAnsi="Times New Roman" w:cs="Times New Roman"/>
            <w:b w:val="0"/>
          </w:rPr>
          <w:delText>TÊN CHƯƠNG 1</w:delText>
        </w:r>
      </w:del>
      <w:bookmarkStart w:id="1704" w:name="_Toc138586822"/>
      <w:bookmarkStart w:id="1705" w:name="_Toc138587168"/>
      <w:bookmarkStart w:id="1706" w:name="_Toc138588471"/>
      <w:bookmarkStart w:id="1707" w:name="_Toc138585249"/>
      <w:bookmarkStart w:id="1708" w:name="_Toc138586567"/>
      <w:bookmarkStart w:id="1709" w:name="_Toc138586652"/>
      <w:bookmarkStart w:id="1710" w:name="_Toc138586396"/>
      <w:bookmarkStart w:id="1711" w:name="_Toc138586309"/>
      <w:bookmarkStart w:id="1712" w:name="_Toc138586071"/>
      <w:bookmarkStart w:id="1713" w:name="_Toc138586216"/>
      <w:bookmarkStart w:id="1714" w:name="_Toc138586482"/>
      <w:bookmarkStart w:id="1715" w:name="_Toc138586737"/>
      <w:bookmarkEnd w:id="1704"/>
      <w:bookmarkEnd w:id="1705"/>
      <w:bookmarkEnd w:id="1706"/>
      <w:bookmarkEnd w:id="1707"/>
      <w:bookmarkEnd w:id="1708"/>
      <w:bookmarkEnd w:id="1709"/>
      <w:bookmarkEnd w:id="1710"/>
      <w:bookmarkEnd w:id="1711"/>
      <w:bookmarkEnd w:id="1712"/>
      <w:bookmarkEnd w:id="1713"/>
      <w:bookmarkEnd w:id="1714"/>
      <w:bookmarkEnd w:id="1715"/>
    </w:p>
    <w:p w14:paraId="6BCB4EED" w14:textId="77777777" w:rsidR="00501C7E" w:rsidRDefault="00000000" w:rsidP="00501C7E">
      <w:pPr>
        <w:pStyle w:val="Title"/>
        <w:numPr>
          <w:ilvl w:val="0"/>
          <w:numId w:val="8"/>
          <w:ins w:id="1716" w:author="Lưu Gia Huy" w:date="2023-06-25T13:53:00Z"/>
        </w:numPr>
        <w:spacing w:line="360" w:lineRule="auto"/>
        <w:ind w:left="0"/>
        <w:jc w:val="left"/>
        <w:outlineLvl w:val="0"/>
        <w:rPr>
          <w:del w:id="1717" w:author="Lưu Gia Huy" w:date="2023-06-22T21:42:00Z"/>
          <w:rFonts w:ascii="Times New Roman" w:eastAsia="Times New Roman" w:hAnsi="Times New Roman" w:cs="Times New Roman"/>
          <w:lang w:val="en-US"/>
        </w:rPr>
        <w:pPrChange w:id="1718" w:author="Lưu Gia Huy" w:date="2023-06-25T13:53:00Z">
          <w:pPr>
            <w:pStyle w:val="Heading2"/>
          </w:pPr>
        </w:pPrChange>
      </w:pPr>
      <w:bookmarkStart w:id="1719" w:name="_Toc367742497"/>
      <w:del w:id="1720" w:author="Lưu Gia Huy" w:date="2023-06-22T21:25:00Z">
        <w:r>
          <w:rPr>
            <w:rFonts w:ascii="Times New Roman" w:eastAsia="Times New Roman" w:hAnsi="Times New Roman" w:cs="Times New Roman"/>
            <w:lang w:val="en-US"/>
          </w:rPr>
          <w:delText>Chủ đề cấp độ 2</w:delText>
        </w:r>
      </w:del>
      <w:bookmarkStart w:id="1721" w:name="_Toc138586483"/>
      <w:bookmarkStart w:id="1722" w:name="_Toc138586568"/>
      <w:bookmarkStart w:id="1723" w:name="_Toc138587169"/>
      <w:bookmarkStart w:id="1724" w:name="_Toc138586072"/>
      <w:bookmarkStart w:id="1725" w:name="_Toc138585250"/>
      <w:bookmarkStart w:id="1726" w:name="_Toc138586653"/>
      <w:bookmarkStart w:id="1727" w:name="_Toc138588472"/>
      <w:bookmarkStart w:id="1728" w:name="_Toc138586310"/>
      <w:bookmarkStart w:id="1729" w:name="_Toc138586217"/>
      <w:bookmarkStart w:id="1730" w:name="_Toc138586397"/>
      <w:bookmarkStart w:id="1731" w:name="_Toc138586823"/>
      <w:bookmarkStart w:id="1732" w:name="_Toc138586738"/>
      <w:bookmarkEnd w:id="1719"/>
      <w:bookmarkEnd w:id="1721"/>
      <w:bookmarkEnd w:id="1722"/>
      <w:bookmarkEnd w:id="1723"/>
      <w:bookmarkEnd w:id="1724"/>
      <w:bookmarkEnd w:id="1725"/>
      <w:bookmarkEnd w:id="1726"/>
      <w:bookmarkEnd w:id="1727"/>
      <w:bookmarkEnd w:id="1728"/>
      <w:bookmarkEnd w:id="1729"/>
      <w:bookmarkEnd w:id="1730"/>
      <w:bookmarkEnd w:id="1731"/>
      <w:bookmarkEnd w:id="1732"/>
    </w:p>
    <w:p w14:paraId="719FD8A7" w14:textId="77777777" w:rsidR="00501C7E" w:rsidRDefault="00000000" w:rsidP="00501C7E">
      <w:pPr>
        <w:pStyle w:val="Title"/>
        <w:numPr>
          <w:ilvl w:val="0"/>
          <w:numId w:val="8"/>
          <w:ins w:id="1733" w:author="Lưu Gia Huy" w:date="2023-06-25T13:53:00Z"/>
        </w:numPr>
        <w:spacing w:line="360" w:lineRule="auto"/>
        <w:ind w:left="0"/>
        <w:jc w:val="left"/>
        <w:outlineLvl w:val="0"/>
        <w:rPr>
          <w:del w:id="1734" w:author="Lưu Gia Huy" w:date="2023-06-22T21:25:00Z"/>
          <w:rFonts w:ascii="Times New Roman" w:hAnsi="Times New Roman" w:cs="Times New Roman"/>
          <w:szCs w:val="26"/>
          <w:lang w:val="en-US"/>
        </w:rPr>
        <w:pPrChange w:id="1735" w:author="Lưu Gia Huy" w:date="2023-06-25T13:53:00Z">
          <w:pPr/>
        </w:pPrChange>
      </w:pPr>
      <w:del w:id="1736" w:author="Lưu Gia Huy" w:date="2023-06-22T21:25:00Z">
        <w:r>
          <w:rPr>
            <w:rFonts w:ascii="Times New Roman" w:hAnsi="Times New Roman" w:cs="Times New Roman"/>
            <w:szCs w:val="26"/>
            <w:lang w:val="en-US"/>
          </w:rPr>
          <w:delText>Nội dung …………………</w:delText>
        </w:r>
        <w:bookmarkStart w:id="1737" w:name="_Toc138588473"/>
        <w:bookmarkStart w:id="1738" w:name="_Toc138586569"/>
        <w:bookmarkStart w:id="1739" w:name="_Toc138586311"/>
        <w:bookmarkStart w:id="1740" w:name="_Toc138586824"/>
        <w:bookmarkStart w:id="1741" w:name="_Toc138586398"/>
        <w:bookmarkStart w:id="1742" w:name="_Toc138586739"/>
        <w:bookmarkStart w:id="1743" w:name="_Toc138585251"/>
        <w:bookmarkStart w:id="1744" w:name="_Toc138586484"/>
        <w:bookmarkStart w:id="1745" w:name="_Toc138587170"/>
        <w:bookmarkStart w:id="1746" w:name="_Toc138586073"/>
        <w:bookmarkStart w:id="1747" w:name="_Toc138586218"/>
        <w:bookmarkStart w:id="1748" w:name="_Toc138586654"/>
        <w:bookmarkEnd w:id="1737"/>
        <w:bookmarkEnd w:id="1738"/>
        <w:bookmarkEnd w:id="1739"/>
        <w:bookmarkEnd w:id="1740"/>
        <w:bookmarkEnd w:id="1741"/>
        <w:bookmarkEnd w:id="1742"/>
        <w:bookmarkEnd w:id="1743"/>
        <w:bookmarkEnd w:id="1744"/>
        <w:bookmarkEnd w:id="1745"/>
        <w:bookmarkEnd w:id="1746"/>
        <w:bookmarkEnd w:id="1747"/>
        <w:bookmarkEnd w:id="1748"/>
      </w:del>
    </w:p>
    <w:p w14:paraId="1C47677F" w14:textId="77777777" w:rsidR="00501C7E" w:rsidRDefault="00000000" w:rsidP="00501C7E">
      <w:pPr>
        <w:pStyle w:val="Title"/>
        <w:numPr>
          <w:ilvl w:val="0"/>
          <w:numId w:val="8"/>
          <w:ins w:id="1749" w:author="Lưu Gia Huy" w:date="2023-06-25T13:53:00Z"/>
        </w:numPr>
        <w:spacing w:line="360" w:lineRule="auto"/>
        <w:ind w:left="0"/>
        <w:jc w:val="left"/>
        <w:outlineLvl w:val="0"/>
        <w:rPr>
          <w:del w:id="1750" w:author="Lưu Gia Huy" w:date="2023-06-22T21:25:00Z"/>
          <w:rFonts w:ascii="Times New Roman" w:hAnsi="Times New Roman" w:cs="Times New Roman"/>
          <w:szCs w:val="26"/>
          <w:lang w:val="en-US"/>
        </w:rPr>
        <w:pPrChange w:id="1751" w:author="Lưu Gia Huy" w:date="2023-06-25T13:53:00Z">
          <w:pPr/>
        </w:pPrChange>
      </w:pPr>
      <w:del w:id="1752" w:author="Lưu Gia Huy" w:date="2023-06-22T21:25:00Z">
        <w:r>
          <w:rPr>
            <w:rFonts w:ascii="Times New Roman" w:hAnsi="Times New Roman" w:cs="Times New Roman"/>
            <w:szCs w:val="26"/>
            <w:lang w:val="en-US"/>
          </w:rPr>
          <w:delText>Nội dung………………….</w:delText>
        </w:r>
        <w:bookmarkStart w:id="1753" w:name="_Toc138586570"/>
        <w:bookmarkStart w:id="1754" w:name="_Toc138588474"/>
        <w:bookmarkStart w:id="1755" w:name="_Toc138586825"/>
        <w:bookmarkStart w:id="1756" w:name="_Toc138586219"/>
        <w:bookmarkStart w:id="1757" w:name="_Toc138585252"/>
        <w:bookmarkStart w:id="1758" w:name="_Toc138586074"/>
        <w:bookmarkStart w:id="1759" w:name="_Toc138586312"/>
        <w:bookmarkStart w:id="1760" w:name="_Toc138586655"/>
        <w:bookmarkStart w:id="1761" w:name="_Toc138586485"/>
        <w:bookmarkStart w:id="1762" w:name="_Toc138587171"/>
        <w:bookmarkStart w:id="1763" w:name="_Toc138586740"/>
        <w:bookmarkStart w:id="1764" w:name="_Toc138586399"/>
        <w:bookmarkEnd w:id="1753"/>
        <w:bookmarkEnd w:id="1754"/>
        <w:bookmarkEnd w:id="1755"/>
        <w:bookmarkEnd w:id="1756"/>
        <w:bookmarkEnd w:id="1757"/>
        <w:bookmarkEnd w:id="1758"/>
        <w:bookmarkEnd w:id="1759"/>
        <w:bookmarkEnd w:id="1760"/>
        <w:bookmarkEnd w:id="1761"/>
        <w:bookmarkEnd w:id="1762"/>
        <w:bookmarkEnd w:id="1763"/>
        <w:bookmarkEnd w:id="1764"/>
      </w:del>
    </w:p>
    <w:p w14:paraId="7A5A2B1B" w14:textId="77777777" w:rsidR="00501C7E" w:rsidRDefault="00000000" w:rsidP="00501C7E">
      <w:pPr>
        <w:pStyle w:val="Title"/>
        <w:numPr>
          <w:ilvl w:val="0"/>
          <w:numId w:val="8"/>
          <w:ins w:id="1765" w:author="Lưu Gia Huy" w:date="2023-06-25T13:53:00Z"/>
        </w:numPr>
        <w:spacing w:line="360" w:lineRule="auto"/>
        <w:ind w:left="0"/>
        <w:jc w:val="left"/>
        <w:outlineLvl w:val="0"/>
        <w:rPr>
          <w:del w:id="1766" w:author="Lưu Gia Huy" w:date="2023-06-22T21:25:00Z"/>
          <w:rFonts w:ascii="Times New Roman" w:eastAsia="Times New Roman" w:hAnsi="Times New Roman" w:cs="Times New Roman"/>
          <w:lang w:val="en-US"/>
        </w:rPr>
        <w:pPrChange w:id="1767" w:author="Lưu Gia Huy" w:date="2023-06-25T13:53:00Z">
          <w:pPr>
            <w:pStyle w:val="Heading3"/>
          </w:pPr>
        </w:pPrChange>
      </w:pPr>
      <w:bookmarkStart w:id="1768" w:name="_Toc367742498"/>
      <w:del w:id="1769" w:author="Lưu Gia Huy" w:date="2023-06-22T21:25:00Z">
        <w:r>
          <w:rPr>
            <w:rFonts w:ascii="Times New Roman" w:eastAsia="Times New Roman" w:hAnsi="Times New Roman" w:cs="Times New Roman"/>
            <w:lang w:val="en-US"/>
          </w:rPr>
          <w:delText>Chủ đề cấp độ 3</w:delText>
        </w:r>
        <w:bookmarkStart w:id="1770" w:name="_Toc138586571"/>
        <w:bookmarkStart w:id="1771" w:name="_Toc138586486"/>
        <w:bookmarkStart w:id="1772" w:name="_Toc138586220"/>
        <w:bookmarkStart w:id="1773" w:name="_Toc138585253"/>
        <w:bookmarkStart w:id="1774" w:name="_Toc138586313"/>
        <w:bookmarkStart w:id="1775" w:name="_Toc138586826"/>
        <w:bookmarkStart w:id="1776" w:name="_Toc138586075"/>
        <w:bookmarkStart w:id="1777" w:name="_Toc138588475"/>
        <w:bookmarkStart w:id="1778" w:name="_Toc138586656"/>
        <w:bookmarkStart w:id="1779" w:name="_Toc138587172"/>
        <w:bookmarkStart w:id="1780" w:name="_Toc138586741"/>
        <w:bookmarkStart w:id="1781" w:name="_Toc138586400"/>
        <w:bookmarkEnd w:id="1768"/>
        <w:bookmarkEnd w:id="1770"/>
        <w:bookmarkEnd w:id="1771"/>
        <w:bookmarkEnd w:id="1772"/>
        <w:bookmarkEnd w:id="1773"/>
        <w:bookmarkEnd w:id="1774"/>
        <w:bookmarkEnd w:id="1775"/>
        <w:bookmarkEnd w:id="1776"/>
        <w:bookmarkEnd w:id="1777"/>
        <w:bookmarkEnd w:id="1778"/>
        <w:bookmarkEnd w:id="1779"/>
        <w:bookmarkEnd w:id="1780"/>
        <w:bookmarkEnd w:id="1781"/>
      </w:del>
    </w:p>
    <w:p w14:paraId="70349EF2" w14:textId="77777777" w:rsidR="00501C7E" w:rsidRDefault="00000000" w:rsidP="00501C7E">
      <w:pPr>
        <w:pStyle w:val="Title"/>
        <w:numPr>
          <w:ilvl w:val="0"/>
          <w:numId w:val="8"/>
          <w:ins w:id="1782" w:author="Lưu Gia Huy" w:date="2023-06-25T13:53:00Z"/>
        </w:numPr>
        <w:spacing w:line="360" w:lineRule="auto"/>
        <w:ind w:left="0" w:firstLine="227"/>
        <w:jc w:val="left"/>
        <w:outlineLvl w:val="0"/>
        <w:rPr>
          <w:del w:id="1783" w:author="Lưu Gia Huy" w:date="2023-06-22T21:25:00Z"/>
          <w:rFonts w:ascii="Times New Roman" w:hAnsi="Times New Roman" w:cs="Times New Roman"/>
          <w:lang w:val="en-US"/>
        </w:rPr>
        <w:pPrChange w:id="1784" w:author="Lưu Gia Huy" w:date="2023-06-25T13:53:00Z">
          <w:pPr>
            <w:ind w:firstLine="227"/>
          </w:pPr>
        </w:pPrChange>
      </w:pPr>
      <w:del w:id="1785" w:author="Lưu Gia Huy" w:date="2023-06-22T21:25:00Z">
        <w:r>
          <w:rPr>
            <w:rFonts w:ascii="Times New Roman" w:hAnsi="Times New Roman" w:cs="Times New Roman"/>
            <w:lang w:val="en-US"/>
          </w:rPr>
          <w:delText>Nội dung</w:delText>
        </w:r>
        <w:bookmarkStart w:id="1786" w:name="_Toc138587173"/>
        <w:bookmarkStart w:id="1787" w:name="_Toc138588476"/>
        <w:bookmarkStart w:id="1788" w:name="_Toc138586314"/>
        <w:bookmarkStart w:id="1789" w:name="_Toc138586657"/>
        <w:bookmarkStart w:id="1790" w:name="_Toc138586221"/>
        <w:bookmarkStart w:id="1791" w:name="_Toc138586742"/>
        <w:bookmarkStart w:id="1792" w:name="_Toc138586487"/>
        <w:bookmarkStart w:id="1793" w:name="_Toc138586572"/>
        <w:bookmarkStart w:id="1794" w:name="_Toc138586827"/>
        <w:bookmarkStart w:id="1795" w:name="_Toc138586076"/>
        <w:bookmarkStart w:id="1796" w:name="_Toc138585254"/>
        <w:bookmarkStart w:id="1797" w:name="_Toc138586401"/>
        <w:bookmarkEnd w:id="1786"/>
        <w:bookmarkEnd w:id="1787"/>
        <w:bookmarkEnd w:id="1788"/>
        <w:bookmarkEnd w:id="1789"/>
        <w:bookmarkEnd w:id="1790"/>
        <w:bookmarkEnd w:id="1791"/>
        <w:bookmarkEnd w:id="1792"/>
        <w:bookmarkEnd w:id="1793"/>
        <w:bookmarkEnd w:id="1794"/>
        <w:bookmarkEnd w:id="1795"/>
        <w:bookmarkEnd w:id="1796"/>
        <w:bookmarkEnd w:id="1797"/>
      </w:del>
    </w:p>
    <w:p w14:paraId="2DC298BC" w14:textId="77777777" w:rsidR="00501C7E" w:rsidRDefault="00000000" w:rsidP="00501C7E">
      <w:pPr>
        <w:pStyle w:val="Title"/>
        <w:numPr>
          <w:ilvl w:val="0"/>
          <w:numId w:val="8"/>
          <w:ins w:id="1798" w:author="Lưu Gia Huy" w:date="2023-06-25T13:53:00Z"/>
        </w:numPr>
        <w:spacing w:line="360" w:lineRule="auto"/>
        <w:ind w:left="0"/>
        <w:jc w:val="left"/>
        <w:outlineLvl w:val="0"/>
        <w:rPr>
          <w:del w:id="1799" w:author="Lưu Gia Huy" w:date="2023-06-22T21:25:00Z"/>
          <w:rFonts w:ascii="Times New Roman" w:eastAsia="Times New Roman" w:hAnsi="Times New Roman" w:cs="Times New Roman"/>
        </w:rPr>
        <w:pPrChange w:id="1800" w:author="Lưu Gia Huy" w:date="2023-06-25T13:53:00Z">
          <w:pPr>
            <w:pStyle w:val="Heading3"/>
          </w:pPr>
        </w:pPrChange>
      </w:pPr>
      <w:bookmarkStart w:id="1801" w:name="_Toc367742499"/>
      <w:del w:id="1802" w:author="Lưu Gia Huy" w:date="2023-06-22T21:25:00Z">
        <w:r>
          <w:rPr>
            <w:rFonts w:ascii="Times New Roman" w:eastAsia="Times New Roman" w:hAnsi="Times New Roman" w:cs="Times New Roman"/>
            <w:lang w:val="en-US"/>
          </w:rPr>
          <w:delText>Chủ đề cấp độ 3</w:delText>
        </w:r>
        <w:bookmarkStart w:id="1803" w:name="_Toc138586658"/>
        <w:bookmarkStart w:id="1804" w:name="_Toc138586573"/>
        <w:bookmarkStart w:id="1805" w:name="_Toc138586077"/>
        <w:bookmarkStart w:id="1806" w:name="_Toc138586743"/>
        <w:bookmarkStart w:id="1807" w:name="_Toc138587174"/>
        <w:bookmarkStart w:id="1808" w:name="_Toc138586828"/>
        <w:bookmarkStart w:id="1809" w:name="_Toc138585255"/>
        <w:bookmarkStart w:id="1810" w:name="_Toc138586488"/>
        <w:bookmarkStart w:id="1811" w:name="_Toc138586222"/>
        <w:bookmarkStart w:id="1812" w:name="_Toc138586315"/>
        <w:bookmarkStart w:id="1813" w:name="_Toc138586402"/>
        <w:bookmarkStart w:id="1814" w:name="_Toc138588477"/>
        <w:bookmarkEnd w:id="1801"/>
        <w:bookmarkEnd w:id="1803"/>
        <w:bookmarkEnd w:id="1804"/>
        <w:bookmarkEnd w:id="1805"/>
        <w:bookmarkEnd w:id="1806"/>
        <w:bookmarkEnd w:id="1807"/>
        <w:bookmarkEnd w:id="1808"/>
        <w:bookmarkEnd w:id="1809"/>
        <w:bookmarkEnd w:id="1810"/>
        <w:bookmarkEnd w:id="1811"/>
        <w:bookmarkEnd w:id="1812"/>
        <w:bookmarkEnd w:id="1813"/>
        <w:bookmarkEnd w:id="1814"/>
      </w:del>
    </w:p>
    <w:p w14:paraId="1D6A30A7" w14:textId="77777777" w:rsidR="00501C7E" w:rsidRDefault="00000000" w:rsidP="00501C7E">
      <w:pPr>
        <w:pStyle w:val="Title"/>
        <w:numPr>
          <w:ilvl w:val="0"/>
          <w:numId w:val="8"/>
          <w:ins w:id="1815" w:author="Lưu Gia Huy" w:date="2023-06-25T13:53:00Z"/>
        </w:numPr>
        <w:spacing w:line="360" w:lineRule="auto"/>
        <w:ind w:left="0"/>
        <w:jc w:val="left"/>
        <w:outlineLvl w:val="0"/>
        <w:rPr>
          <w:del w:id="1816" w:author="Lưu Gia Huy" w:date="2023-06-22T21:25:00Z"/>
          <w:rFonts w:ascii="Times New Roman" w:hAnsi="Times New Roman" w:cs="Times New Roman"/>
          <w:lang w:val="en-US"/>
        </w:rPr>
        <w:pPrChange w:id="1817" w:author="Lưu Gia Huy" w:date="2023-06-25T13:53:00Z">
          <w:pPr>
            <w:pStyle w:val="Heading4"/>
          </w:pPr>
        </w:pPrChange>
      </w:pPr>
      <w:bookmarkStart w:id="1818" w:name="_Toc367742500"/>
      <w:del w:id="1819" w:author="Lưu Gia Huy" w:date="2023-06-22T21:25:00Z">
        <w:r>
          <w:rPr>
            <w:rFonts w:ascii="Times New Roman" w:hAnsi="Times New Roman" w:cs="Times New Roman"/>
            <w:lang w:val="en-US"/>
          </w:rPr>
          <w:delText>Chủ đề cấp độ 4</w:delText>
        </w:r>
        <w:bookmarkStart w:id="1820" w:name="_Toc138586223"/>
        <w:bookmarkStart w:id="1821" w:name="_Toc138586316"/>
        <w:bookmarkStart w:id="1822" w:name="_Toc138586659"/>
        <w:bookmarkStart w:id="1823" w:name="_Toc138586574"/>
        <w:bookmarkStart w:id="1824" w:name="_Toc138586078"/>
        <w:bookmarkStart w:id="1825" w:name="_Toc138585256"/>
        <w:bookmarkStart w:id="1826" w:name="_Toc138587175"/>
        <w:bookmarkStart w:id="1827" w:name="_Toc138586489"/>
        <w:bookmarkStart w:id="1828" w:name="_Toc138586403"/>
        <w:bookmarkStart w:id="1829" w:name="_Toc138588478"/>
        <w:bookmarkStart w:id="1830" w:name="_Toc138586744"/>
        <w:bookmarkStart w:id="1831" w:name="_Toc138586829"/>
        <w:bookmarkEnd w:id="1818"/>
        <w:bookmarkEnd w:id="1820"/>
        <w:bookmarkEnd w:id="1821"/>
        <w:bookmarkEnd w:id="1822"/>
        <w:bookmarkEnd w:id="1823"/>
        <w:bookmarkEnd w:id="1824"/>
        <w:bookmarkEnd w:id="1825"/>
        <w:bookmarkEnd w:id="1826"/>
        <w:bookmarkEnd w:id="1827"/>
        <w:bookmarkEnd w:id="1828"/>
        <w:bookmarkEnd w:id="1829"/>
        <w:bookmarkEnd w:id="1830"/>
        <w:bookmarkEnd w:id="1831"/>
      </w:del>
    </w:p>
    <w:p w14:paraId="0DD92DAB" w14:textId="77777777" w:rsidR="00501C7E" w:rsidRDefault="00000000" w:rsidP="00501C7E">
      <w:pPr>
        <w:pStyle w:val="Title"/>
        <w:numPr>
          <w:ilvl w:val="0"/>
          <w:numId w:val="8"/>
          <w:ins w:id="1832" w:author="Lưu Gia Huy" w:date="2023-06-25T13:53:00Z"/>
        </w:numPr>
        <w:spacing w:line="360" w:lineRule="auto"/>
        <w:ind w:left="0" w:firstLine="624"/>
        <w:jc w:val="left"/>
        <w:outlineLvl w:val="0"/>
        <w:rPr>
          <w:del w:id="1833" w:author="Lưu Gia Huy" w:date="2023-06-22T21:25:00Z"/>
          <w:rFonts w:ascii="Times New Roman" w:hAnsi="Times New Roman" w:cs="Times New Roman"/>
          <w:lang w:val="en-US"/>
        </w:rPr>
        <w:pPrChange w:id="1834" w:author="Lưu Gia Huy" w:date="2023-06-25T13:53:00Z">
          <w:pPr>
            <w:ind w:firstLine="624"/>
          </w:pPr>
        </w:pPrChange>
      </w:pPr>
      <w:del w:id="1835" w:author="Lưu Gia Huy" w:date="2023-06-22T21:25:00Z">
        <w:r>
          <w:rPr>
            <w:rFonts w:ascii="Times New Roman" w:hAnsi="Times New Roman" w:cs="Times New Roman"/>
            <w:lang w:val="en-US"/>
          </w:rPr>
          <w:delText>Nội dung</w:delText>
        </w:r>
        <w:bookmarkStart w:id="1836" w:name="_Toc138586490"/>
        <w:bookmarkStart w:id="1837" w:name="_Toc138586575"/>
        <w:bookmarkStart w:id="1838" w:name="_Toc138586224"/>
        <w:bookmarkStart w:id="1839" w:name="_Toc138586404"/>
        <w:bookmarkStart w:id="1840" w:name="_Toc138587176"/>
        <w:bookmarkStart w:id="1841" w:name="_Toc138586079"/>
        <w:bookmarkStart w:id="1842" w:name="_Toc138586830"/>
        <w:bookmarkStart w:id="1843" w:name="_Toc138588479"/>
        <w:bookmarkStart w:id="1844" w:name="_Toc138585257"/>
        <w:bookmarkStart w:id="1845" w:name="_Toc138586317"/>
        <w:bookmarkStart w:id="1846" w:name="_Toc138586745"/>
        <w:bookmarkStart w:id="1847" w:name="_Toc138586660"/>
        <w:bookmarkEnd w:id="1836"/>
        <w:bookmarkEnd w:id="1837"/>
        <w:bookmarkEnd w:id="1838"/>
        <w:bookmarkEnd w:id="1839"/>
        <w:bookmarkEnd w:id="1840"/>
        <w:bookmarkEnd w:id="1841"/>
        <w:bookmarkEnd w:id="1842"/>
        <w:bookmarkEnd w:id="1843"/>
        <w:bookmarkEnd w:id="1844"/>
        <w:bookmarkEnd w:id="1845"/>
        <w:bookmarkEnd w:id="1846"/>
        <w:bookmarkEnd w:id="1847"/>
      </w:del>
    </w:p>
    <w:p w14:paraId="5FB9B909" w14:textId="77777777" w:rsidR="00501C7E" w:rsidRDefault="00501C7E" w:rsidP="00501C7E">
      <w:pPr>
        <w:pStyle w:val="Title"/>
        <w:numPr>
          <w:ilvl w:val="0"/>
          <w:numId w:val="8"/>
          <w:ins w:id="1848" w:author="Lưu Gia Huy" w:date="2023-06-25T13:53:00Z"/>
        </w:numPr>
        <w:spacing w:after="0" w:line="360" w:lineRule="auto"/>
        <w:ind w:left="0"/>
        <w:jc w:val="left"/>
        <w:outlineLvl w:val="0"/>
        <w:rPr>
          <w:del w:id="1849" w:author="Lưu Gia Huy" w:date="2023-06-22T21:25:00Z"/>
          <w:rFonts w:ascii="Times New Roman" w:eastAsia="Times New Roman" w:hAnsi="Times New Roman" w:cs="Times New Roman"/>
          <w:szCs w:val="30"/>
          <w:lang w:val="en-US"/>
        </w:rPr>
        <w:pPrChange w:id="1850" w:author="Lưu Gia Huy" w:date="2023-06-25T13:53:00Z">
          <w:pPr>
            <w:spacing w:after="0"/>
            <w:jc w:val="both"/>
          </w:pPr>
        </w:pPrChange>
      </w:pPr>
      <w:bookmarkStart w:id="1851" w:name="_Toc138586491"/>
      <w:bookmarkStart w:id="1852" w:name="_Toc138586746"/>
      <w:bookmarkStart w:id="1853" w:name="_Toc138586831"/>
      <w:bookmarkStart w:id="1854" w:name="_Toc138586080"/>
      <w:bookmarkStart w:id="1855" w:name="_Toc138586661"/>
      <w:bookmarkStart w:id="1856" w:name="_Toc138588480"/>
      <w:bookmarkStart w:id="1857" w:name="_Toc138587177"/>
      <w:bookmarkStart w:id="1858" w:name="_Toc138586576"/>
      <w:bookmarkStart w:id="1859" w:name="_Toc138586318"/>
      <w:bookmarkStart w:id="1860" w:name="_Toc138585258"/>
      <w:bookmarkStart w:id="1861" w:name="_Toc138586405"/>
      <w:bookmarkStart w:id="1862" w:name="_Toc138586225"/>
      <w:bookmarkStart w:id="1863" w:name="_Toc140297269"/>
      <w:bookmarkStart w:id="1864" w:name="_Toc142813558"/>
      <w:bookmarkEnd w:id="1851"/>
      <w:bookmarkEnd w:id="1852"/>
      <w:bookmarkEnd w:id="1853"/>
      <w:bookmarkEnd w:id="1854"/>
      <w:bookmarkEnd w:id="1855"/>
      <w:bookmarkEnd w:id="1856"/>
      <w:bookmarkEnd w:id="1857"/>
      <w:bookmarkEnd w:id="1858"/>
      <w:bookmarkEnd w:id="1859"/>
      <w:bookmarkEnd w:id="1860"/>
      <w:bookmarkEnd w:id="1861"/>
      <w:bookmarkEnd w:id="1862"/>
    </w:p>
    <w:p w14:paraId="72FC65C8" w14:textId="77777777" w:rsidR="00501C7E" w:rsidRDefault="00000000" w:rsidP="00501C7E">
      <w:pPr>
        <w:pStyle w:val="Title"/>
        <w:numPr>
          <w:ilvl w:val="0"/>
          <w:numId w:val="8"/>
          <w:ins w:id="1865" w:author="Lưu Gia Huy" w:date="2023-06-25T13:53:00Z"/>
        </w:numPr>
        <w:spacing w:line="360" w:lineRule="auto"/>
        <w:ind w:left="0"/>
        <w:jc w:val="left"/>
        <w:outlineLvl w:val="0"/>
        <w:rPr>
          <w:del w:id="1866" w:author="Lưu Gia Huy" w:date="2023-06-22T21:25:00Z"/>
          <w:rFonts w:ascii="Times New Roman" w:hAnsi="Times New Roman" w:cs="Times New Roman"/>
          <w:lang w:val="en-US"/>
        </w:rPr>
        <w:pPrChange w:id="1867" w:author="Lưu Gia Huy" w:date="2023-06-25T13:53:00Z">
          <w:pPr>
            <w:pStyle w:val="Caption"/>
          </w:pPr>
        </w:pPrChange>
      </w:pPr>
      <w:bookmarkStart w:id="1868" w:name="_Toc367742554"/>
      <w:del w:id="1869" w:author="Lưu Gia Huy" w:date="2023-06-22T21:25:00Z">
        <w:r>
          <w:rPr>
            <w:rFonts w:ascii="Times New Roman" w:hAnsi="Times New Roman" w:cs="Times New Roman"/>
          </w:rPr>
          <w:delText xml:space="preserve">Hình </w:delText>
        </w:r>
        <w:r>
          <w:rPr>
            <w:rFonts w:ascii="Times New Roman" w:hAnsi="Times New Roman" w:cs="Times New Roman"/>
            <w:b w:val="0"/>
          </w:rPr>
          <w:fldChar w:fldCharType="begin"/>
        </w:r>
        <w:r>
          <w:rPr>
            <w:rFonts w:ascii="Times New Roman" w:hAnsi="Times New Roman" w:cs="Times New Roman"/>
          </w:rPr>
          <w:delInstrText xml:space="preserve"> STYLEREF 1 \s </w:delInstrText>
        </w:r>
        <w:r>
          <w:rPr>
            <w:rFonts w:ascii="Times New Roman" w:hAnsi="Times New Roman" w:cs="Times New Roman"/>
            <w:b w:val="0"/>
          </w:rPr>
          <w:fldChar w:fldCharType="separate"/>
        </w:r>
        <w:r>
          <w:rPr>
            <w:rFonts w:ascii="Times New Roman" w:hAnsi="Times New Roman" w:cs="Times New Roman"/>
          </w:rPr>
          <w:delText>1</w:delText>
        </w:r>
        <w:r>
          <w:rPr>
            <w:rFonts w:ascii="Times New Roman" w:hAnsi="Times New Roman" w:cs="Times New Roman"/>
            <w:b w:val="0"/>
          </w:rPr>
          <w:fldChar w:fldCharType="end"/>
        </w:r>
        <w:r>
          <w:rPr>
            <w:rFonts w:ascii="Times New Roman" w:hAnsi="Times New Roman" w:cs="Times New Roman"/>
          </w:rPr>
          <w:delText>.</w:delText>
        </w:r>
        <w:r>
          <w:rPr>
            <w:rFonts w:ascii="Times New Roman" w:hAnsi="Times New Roman" w:cs="Times New Roman"/>
            <w:b w:val="0"/>
          </w:rPr>
          <w:fldChar w:fldCharType="begin"/>
        </w:r>
        <w:r>
          <w:rPr>
            <w:rFonts w:ascii="Times New Roman" w:hAnsi="Times New Roman" w:cs="Times New Roman"/>
          </w:rPr>
          <w:delInstrText xml:space="preserve"> SEQ Hình \* ARABIC \s 1 </w:delInstrText>
        </w:r>
        <w:r>
          <w:rPr>
            <w:rFonts w:ascii="Times New Roman" w:hAnsi="Times New Roman" w:cs="Times New Roman"/>
            <w:b w:val="0"/>
          </w:rPr>
          <w:fldChar w:fldCharType="separate"/>
        </w:r>
        <w:r>
          <w:rPr>
            <w:rFonts w:ascii="Times New Roman" w:hAnsi="Times New Roman" w:cs="Times New Roman"/>
          </w:rPr>
          <w:delText>1</w:delText>
        </w:r>
        <w:r>
          <w:rPr>
            <w:rFonts w:ascii="Times New Roman" w:hAnsi="Times New Roman" w:cs="Times New Roman"/>
            <w:b w:val="0"/>
          </w:rPr>
          <w:fldChar w:fldCharType="end"/>
        </w:r>
        <w:r>
          <w:rPr>
            <w:rFonts w:ascii="Times New Roman" w:hAnsi="Times New Roman" w:cs="Times New Roman"/>
            <w:lang w:val="en-US"/>
          </w:rPr>
          <w:delText>: Tên hình 1</w:delText>
        </w:r>
        <w:bookmarkStart w:id="1870" w:name="_Toc138586577"/>
        <w:bookmarkStart w:id="1871" w:name="_Toc138586081"/>
        <w:bookmarkStart w:id="1872" w:name="_Toc138586832"/>
        <w:bookmarkStart w:id="1873" w:name="_Toc138587178"/>
        <w:bookmarkStart w:id="1874" w:name="_Toc138586492"/>
        <w:bookmarkStart w:id="1875" w:name="_Toc138588481"/>
        <w:bookmarkStart w:id="1876" w:name="_Toc138585259"/>
        <w:bookmarkStart w:id="1877" w:name="_Toc138586226"/>
        <w:bookmarkStart w:id="1878" w:name="_Toc138586406"/>
        <w:bookmarkStart w:id="1879" w:name="_Toc138586319"/>
        <w:bookmarkStart w:id="1880" w:name="_Toc138586747"/>
        <w:bookmarkStart w:id="1881" w:name="_Toc138586662"/>
        <w:bookmarkEnd w:id="1868"/>
        <w:bookmarkEnd w:id="1870"/>
        <w:bookmarkEnd w:id="1871"/>
        <w:bookmarkEnd w:id="1872"/>
        <w:bookmarkEnd w:id="1873"/>
        <w:bookmarkEnd w:id="1874"/>
        <w:bookmarkEnd w:id="1875"/>
        <w:bookmarkEnd w:id="1876"/>
        <w:bookmarkEnd w:id="1877"/>
        <w:bookmarkEnd w:id="1878"/>
        <w:bookmarkEnd w:id="1879"/>
        <w:bookmarkEnd w:id="1880"/>
        <w:bookmarkEnd w:id="1881"/>
      </w:del>
    </w:p>
    <w:p w14:paraId="57D9AFDA" w14:textId="77777777" w:rsidR="00501C7E" w:rsidRDefault="00501C7E" w:rsidP="00501C7E">
      <w:pPr>
        <w:pStyle w:val="Title"/>
        <w:numPr>
          <w:ilvl w:val="0"/>
          <w:numId w:val="8"/>
          <w:ins w:id="1882" w:author="Lưu Gia Huy" w:date="2023-06-25T13:53:00Z"/>
        </w:numPr>
        <w:spacing w:line="360" w:lineRule="auto"/>
        <w:ind w:left="0"/>
        <w:jc w:val="left"/>
        <w:outlineLvl w:val="0"/>
        <w:rPr>
          <w:del w:id="1883" w:author="Lưu Gia Huy" w:date="2023-06-22T21:25:00Z"/>
          <w:rFonts w:ascii="Times New Roman" w:hAnsi="Times New Roman" w:cs="Times New Roman"/>
          <w:lang w:val="en-US"/>
        </w:rPr>
        <w:pPrChange w:id="1884" w:author="Lưu Gia Huy" w:date="2023-06-25T13:53:00Z">
          <w:pPr/>
        </w:pPrChange>
      </w:pPr>
      <w:bookmarkStart w:id="1885" w:name="_Toc138586320"/>
      <w:bookmarkStart w:id="1886" w:name="_Toc138586748"/>
      <w:bookmarkStart w:id="1887" w:name="_Toc138588482"/>
      <w:bookmarkStart w:id="1888" w:name="_Toc138585260"/>
      <w:bookmarkStart w:id="1889" w:name="_Toc138586663"/>
      <w:bookmarkStart w:id="1890" w:name="_Toc138586227"/>
      <w:bookmarkStart w:id="1891" w:name="_Toc138586407"/>
      <w:bookmarkStart w:id="1892" w:name="_Toc138586578"/>
      <w:bookmarkStart w:id="1893" w:name="_Toc138586082"/>
      <w:bookmarkStart w:id="1894" w:name="_Toc138586833"/>
      <w:bookmarkStart w:id="1895" w:name="_Toc138586493"/>
      <w:bookmarkStart w:id="1896" w:name="_Toc138587179"/>
      <w:bookmarkEnd w:id="1885"/>
      <w:bookmarkEnd w:id="1886"/>
      <w:bookmarkEnd w:id="1887"/>
      <w:bookmarkEnd w:id="1888"/>
      <w:bookmarkEnd w:id="1889"/>
      <w:bookmarkEnd w:id="1890"/>
      <w:bookmarkEnd w:id="1891"/>
      <w:bookmarkEnd w:id="1892"/>
      <w:bookmarkEnd w:id="1893"/>
      <w:bookmarkEnd w:id="1894"/>
      <w:bookmarkEnd w:id="1895"/>
      <w:bookmarkEnd w:id="1896"/>
    </w:p>
    <w:p w14:paraId="553C2452" w14:textId="77777777" w:rsidR="00501C7E" w:rsidRDefault="00000000" w:rsidP="00501C7E">
      <w:pPr>
        <w:pStyle w:val="Title"/>
        <w:numPr>
          <w:ilvl w:val="0"/>
          <w:numId w:val="8"/>
          <w:ins w:id="1897" w:author="Lưu Gia Huy" w:date="2023-06-25T13:53:00Z"/>
        </w:numPr>
        <w:spacing w:line="360" w:lineRule="auto"/>
        <w:ind w:left="0"/>
        <w:jc w:val="left"/>
        <w:outlineLvl w:val="0"/>
        <w:rPr>
          <w:del w:id="1898" w:author="Lưu Gia Huy" w:date="2023-06-22T21:25:00Z"/>
          <w:rFonts w:ascii="Times New Roman" w:hAnsi="Times New Roman" w:cs="Times New Roman"/>
          <w:lang w:val="en-US"/>
        </w:rPr>
        <w:pPrChange w:id="1899" w:author="Lưu Gia Huy" w:date="2023-06-25T13:53:00Z">
          <w:pPr>
            <w:pStyle w:val="Caption"/>
          </w:pPr>
        </w:pPrChange>
      </w:pPr>
      <w:bookmarkStart w:id="1900" w:name="_Toc367742567"/>
      <w:del w:id="1901" w:author="Lưu Gia Huy" w:date="2023-06-22T21:25:00Z">
        <w:r>
          <w:rPr>
            <w:rFonts w:ascii="Times New Roman" w:hAnsi="Times New Roman" w:cs="Times New Roman"/>
          </w:rPr>
          <w:delText xml:space="preserve">Bảng </w:delText>
        </w:r>
        <w:r>
          <w:rPr>
            <w:rFonts w:ascii="Times New Roman" w:hAnsi="Times New Roman" w:cs="Times New Roman"/>
            <w:b w:val="0"/>
          </w:rPr>
          <w:fldChar w:fldCharType="begin"/>
        </w:r>
        <w:r>
          <w:rPr>
            <w:rFonts w:ascii="Times New Roman" w:hAnsi="Times New Roman" w:cs="Times New Roman"/>
          </w:rPr>
          <w:delInstrText xml:space="preserve"> STYLEREF 1 \s </w:delInstrText>
        </w:r>
        <w:r>
          <w:rPr>
            <w:rFonts w:ascii="Times New Roman" w:hAnsi="Times New Roman" w:cs="Times New Roman"/>
            <w:b w:val="0"/>
          </w:rPr>
          <w:fldChar w:fldCharType="separate"/>
        </w:r>
        <w:r>
          <w:rPr>
            <w:rFonts w:ascii="Times New Roman" w:hAnsi="Times New Roman" w:cs="Times New Roman"/>
          </w:rPr>
          <w:delText>1</w:delText>
        </w:r>
        <w:r>
          <w:rPr>
            <w:rFonts w:ascii="Times New Roman" w:hAnsi="Times New Roman" w:cs="Times New Roman"/>
            <w:b w:val="0"/>
          </w:rPr>
          <w:fldChar w:fldCharType="end"/>
        </w:r>
        <w:r>
          <w:rPr>
            <w:rFonts w:ascii="Times New Roman" w:hAnsi="Times New Roman" w:cs="Times New Roman"/>
          </w:rPr>
          <w:delText>.</w:delText>
        </w:r>
      </w:del>
      <w:del w:id="1902" w:author="Lưu Gia Huy" w:date="2023-06-23T17:13:00Z">
        <w:r>
          <w:rPr>
            <w:rFonts w:ascii="Times New Roman" w:hAnsi="Times New Roman" w:cs="Times New Roman"/>
            <w:b w:val="0"/>
          </w:rPr>
          <w:fldChar w:fldCharType="begin"/>
        </w:r>
        <w:r>
          <w:rPr>
            <w:rFonts w:ascii="Times New Roman" w:hAnsi="Times New Roman" w:cs="Times New Roman"/>
          </w:rPr>
          <w:delInstrText xml:space="preserve"> SEQ Bảng \* ARABIC \s 1 </w:delInstrText>
        </w:r>
        <w:r>
          <w:rPr>
            <w:rFonts w:ascii="Times New Roman" w:hAnsi="Times New Roman" w:cs="Times New Roman"/>
            <w:b w:val="0"/>
          </w:rPr>
          <w:fldChar w:fldCharType="separate"/>
        </w:r>
        <w:r>
          <w:rPr>
            <w:rFonts w:ascii="Times New Roman" w:hAnsi="Times New Roman" w:cs="Times New Roman"/>
          </w:rPr>
          <w:delText>1</w:delText>
        </w:r>
        <w:r>
          <w:rPr>
            <w:rFonts w:ascii="Times New Roman" w:hAnsi="Times New Roman" w:cs="Times New Roman"/>
            <w:b w:val="0"/>
          </w:rPr>
          <w:fldChar w:fldCharType="end"/>
        </w:r>
      </w:del>
      <w:del w:id="1903" w:author="Lưu Gia Huy" w:date="2023-06-22T21:25:00Z">
        <w:r>
          <w:rPr>
            <w:rFonts w:ascii="Times New Roman" w:hAnsi="Times New Roman" w:cs="Times New Roman"/>
            <w:lang w:val="en-US"/>
          </w:rPr>
          <w:delText>: Tên bảng 1</w:delText>
        </w:r>
        <w:bookmarkStart w:id="1904" w:name="_Toc138586834"/>
        <w:bookmarkStart w:id="1905" w:name="_Toc138587180"/>
        <w:bookmarkStart w:id="1906" w:name="_Toc138585261"/>
        <w:bookmarkStart w:id="1907" w:name="_Toc138586579"/>
        <w:bookmarkStart w:id="1908" w:name="_Toc138586321"/>
        <w:bookmarkStart w:id="1909" w:name="_Toc138586408"/>
        <w:bookmarkStart w:id="1910" w:name="_Toc138586228"/>
        <w:bookmarkStart w:id="1911" w:name="_Toc138586749"/>
        <w:bookmarkStart w:id="1912" w:name="_Toc138586494"/>
        <w:bookmarkStart w:id="1913" w:name="_Toc138586083"/>
        <w:bookmarkStart w:id="1914" w:name="_Toc138588483"/>
        <w:bookmarkStart w:id="1915" w:name="_Toc138586664"/>
        <w:bookmarkEnd w:id="1900"/>
        <w:bookmarkEnd w:id="1904"/>
        <w:bookmarkEnd w:id="1905"/>
        <w:bookmarkEnd w:id="1906"/>
        <w:bookmarkEnd w:id="1907"/>
        <w:bookmarkEnd w:id="1908"/>
        <w:bookmarkEnd w:id="1909"/>
        <w:bookmarkEnd w:id="1910"/>
        <w:bookmarkEnd w:id="1911"/>
        <w:bookmarkEnd w:id="1912"/>
        <w:bookmarkEnd w:id="1913"/>
        <w:bookmarkEnd w:id="1914"/>
        <w:bookmarkEnd w:id="1915"/>
      </w:del>
    </w:p>
    <w:p w14:paraId="7F4A4DBA" w14:textId="77777777" w:rsidR="00501C7E" w:rsidRDefault="00501C7E" w:rsidP="00501C7E">
      <w:pPr>
        <w:pStyle w:val="Title"/>
        <w:numPr>
          <w:ilvl w:val="0"/>
          <w:numId w:val="8"/>
          <w:ins w:id="1916" w:author="Lưu Gia Huy" w:date="2023-06-25T13:53:00Z"/>
        </w:numPr>
        <w:spacing w:line="360" w:lineRule="auto"/>
        <w:ind w:left="0"/>
        <w:jc w:val="left"/>
        <w:outlineLvl w:val="0"/>
        <w:rPr>
          <w:del w:id="1917" w:author="Lưu Gia Huy" w:date="2023-06-23T17:13:00Z"/>
          <w:rFonts w:ascii="Times New Roman" w:hAnsi="Times New Roman" w:cs="Times New Roman"/>
          <w:lang w:val="en-US"/>
        </w:rPr>
        <w:pPrChange w:id="1918" w:author="Lưu Gia Huy" w:date="2023-06-25T13:53:00Z">
          <w:pPr/>
        </w:pPrChange>
      </w:pPr>
      <w:bookmarkStart w:id="1919" w:name="_Toc138586409"/>
      <w:bookmarkStart w:id="1920" w:name="_Toc138586580"/>
      <w:bookmarkStart w:id="1921" w:name="_Toc138586084"/>
      <w:bookmarkStart w:id="1922" w:name="_Toc138586229"/>
      <w:bookmarkStart w:id="1923" w:name="_Toc138585262"/>
      <w:bookmarkStart w:id="1924" w:name="_Toc138586495"/>
      <w:bookmarkStart w:id="1925" w:name="_Toc138586322"/>
      <w:bookmarkStart w:id="1926" w:name="_Toc138586665"/>
      <w:bookmarkStart w:id="1927" w:name="_Toc138587181"/>
      <w:bookmarkStart w:id="1928" w:name="_Toc138586750"/>
      <w:bookmarkStart w:id="1929" w:name="_Toc138586835"/>
      <w:bookmarkStart w:id="1930" w:name="_Toc138588484"/>
      <w:bookmarkEnd w:id="1919"/>
      <w:bookmarkEnd w:id="1920"/>
      <w:bookmarkEnd w:id="1921"/>
      <w:bookmarkEnd w:id="1922"/>
      <w:bookmarkEnd w:id="1923"/>
      <w:bookmarkEnd w:id="1924"/>
      <w:bookmarkEnd w:id="1925"/>
      <w:bookmarkEnd w:id="1926"/>
      <w:bookmarkEnd w:id="1927"/>
      <w:bookmarkEnd w:id="1928"/>
      <w:bookmarkEnd w:id="1929"/>
      <w:bookmarkEnd w:id="1930"/>
    </w:p>
    <w:p w14:paraId="6094E702" w14:textId="77777777" w:rsidR="00501C7E" w:rsidRDefault="00501C7E" w:rsidP="00501C7E">
      <w:pPr>
        <w:pStyle w:val="Title"/>
        <w:numPr>
          <w:ilvl w:val="0"/>
          <w:numId w:val="8"/>
          <w:ins w:id="1931" w:author="Lưu Gia Huy" w:date="2023-06-25T13:53:00Z"/>
        </w:numPr>
        <w:spacing w:line="360" w:lineRule="auto"/>
        <w:ind w:left="0"/>
        <w:outlineLvl w:val="0"/>
        <w:rPr>
          <w:del w:id="1932" w:author="Lưu Gia Huy" w:date="2023-06-23T17:13:00Z"/>
          <w:rFonts w:ascii="Times New Roman" w:hAnsi="Times New Roman" w:cs="Times New Roman"/>
          <w:szCs w:val="26"/>
          <w:lang w:val="en-US"/>
        </w:rPr>
        <w:pPrChange w:id="1933" w:author="Lưu Gia Huy" w:date="2023-06-25T13:53:00Z">
          <w:pPr/>
        </w:pPrChange>
      </w:pPr>
      <w:bookmarkStart w:id="1934" w:name="_Toc138586581"/>
      <w:bookmarkStart w:id="1935" w:name="_Toc138587182"/>
      <w:bookmarkStart w:id="1936" w:name="_Toc138586410"/>
      <w:bookmarkStart w:id="1937" w:name="_Toc138586085"/>
      <w:bookmarkStart w:id="1938" w:name="_Toc138586496"/>
      <w:bookmarkStart w:id="1939" w:name="_Toc138586323"/>
      <w:bookmarkStart w:id="1940" w:name="_Toc138586230"/>
      <w:bookmarkStart w:id="1941" w:name="_Toc138585263"/>
      <w:bookmarkStart w:id="1942" w:name="_Toc138586666"/>
      <w:bookmarkStart w:id="1943" w:name="_Toc138586751"/>
      <w:bookmarkStart w:id="1944" w:name="_Toc138586836"/>
      <w:bookmarkStart w:id="1945" w:name="_Toc138588485"/>
      <w:bookmarkEnd w:id="1934"/>
      <w:bookmarkEnd w:id="1935"/>
      <w:bookmarkEnd w:id="1936"/>
      <w:bookmarkEnd w:id="1937"/>
      <w:bookmarkEnd w:id="1938"/>
      <w:bookmarkEnd w:id="1939"/>
      <w:bookmarkEnd w:id="1940"/>
      <w:bookmarkEnd w:id="1941"/>
      <w:bookmarkEnd w:id="1942"/>
      <w:bookmarkEnd w:id="1943"/>
      <w:bookmarkEnd w:id="1944"/>
      <w:bookmarkEnd w:id="1945"/>
    </w:p>
    <w:p w14:paraId="4B6F1D1B" w14:textId="77777777" w:rsidR="00501C7E" w:rsidRDefault="00501C7E" w:rsidP="00501C7E">
      <w:pPr>
        <w:pStyle w:val="Title"/>
        <w:numPr>
          <w:ilvl w:val="0"/>
          <w:numId w:val="8"/>
          <w:ins w:id="1946" w:author="Lưu Gia Huy" w:date="2023-06-25T13:53:00Z"/>
        </w:numPr>
        <w:spacing w:line="360" w:lineRule="auto"/>
        <w:ind w:left="0"/>
        <w:outlineLvl w:val="0"/>
        <w:rPr>
          <w:del w:id="1947" w:author="Lưu Gia Huy" w:date="2023-06-23T17:13:00Z"/>
          <w:rFonts w:ascii="Times New Roman" w:hAnsi="Times New Roman" w:cs="Times New Roman"/>
          <w:szCs w:val="26"/>
          <w:lang w:val="en-US"/>
        </w:rPr>
        <w:pPrChange w:id="1948" w:author="Lưu Gia Huy" w:date="2023-06-25T13:53:00Z">
          <w:pPr/>
        </w:pPrChange>
      </w:pPr>
      <w:bookmarkStart w:id="1949" w:name="_Toc138586752"/>
      <w:bookmarkStart w:id="1950" w:name="_Toc138585264"/>
      <w:bookmarkStart w:id="1951" w:name="_Toc138587183"/>
      <w:bookmarkStart w:id="1952" w:name="_Toc138586837"/>
      <w:bookmarkStart w:id="1953" w:name="_Toc138586497"/>
      <w:bookmarkStart w:id="1954" w:name="_Toc138586231"/>
      <w:bookmarkStart w:id="1955" w:name="_Toc138586582"/>
      <w:bookmarkStart w:id="1956" w:name="_Toc138586324"/>
      <w:bookmarkStart w:id="1957" w:name="_Toc138588486"/>
      <w:bookmarkStart w:id="1958" w:name="_Toc138586411"/>
      <w:bookmarkStart w:id="1959" w:name="_Toc138586667"/>
      <w:bookmarkStart w:id="1960" w:name="_Toc138586086"/>
      <w:bookmarkEnd w:id="1949"/>
      <w:bookmarkEnd w:id="1950"/>
      <w:bookmarkEnd w:id="1951"/>
      <w:bookmarkEnd w:id="1952"/>
      <w:bookmarkEnd w:id="1953"/>
      <w:bookmarkEnd w:id="1954"/>
      <w:bookmarkEnd w:id="1955"/>
      <w:bookmarkEnd w:id="1956"/>
      <w:bookmarkEnd w:id="1957"/>
      <w:bookmarkEnd w:id="1958"/>
      <w:bookmarkEnd w:id="1959"/>
      <w:bookmarkEnd w:id="1960"/>
    </w:p>
    <w:p w14:paraId="00BC6570" w14:textId="77777777" w:rsidR="00501C7E" w:rsidRDefault="00501C7E" w:rsidP="00501C7E">
      <w:pPr>
        <w:pStyle w:val="Title"/>
        <w:numPr>
          <w:ilvl w:val="0"/>
          <w:numId w:val="8"/>
          <w:ins w:id="1961" w:author="Lưu Gia Huy" w:date="2023-06-25T13:53:00Z"/>
        </w:numPr>
        <w:spacing w:line="360" w:lineRule="auto"/>
        <w:ind w:left="0"/>
        <w:outlineLvl w:val="0"/>
        <w:rPr>
          <w:del w:id="1962" w:author="Lưu Gia Huy" w:date="2023-06-23T17:13:00Z"/>
          <w:rFonts w:ascii="Times New Roman" w:hAnsi="Times New Roman" w:cs="Times New Roman"/>
          <w:b w:val="0"/>
          <w:szCs w:val="26"/>
          <w:lang w:val="en-US"/>
        </w:rPr>
        <w:sectPr w:rsidR="00501C7E">
          <w:pgSz w:w="11906" w:h="16838"/>
          <w:pgMar w:top="1701" w:right="1134" w:bottom="1985" w:left="1985" w:header="706" w:footer="706" w:gutter="0"/>
          <w:pgNumType w:start="1"/>
          <w:cols w:space="708"/>
          <w:docGrid w:linePitch="360"/>
        </w:sectPr>
        <w:pPrChange w:id="1963" w:author="Lưu Gia Huy" w:date="2023-06-25T13:53:00Z">
          <w:pPr/>
        </w:pPrChange>
      </w:pPr>
    </w:p>
    <w:p w14:paraId="568C17E2" w14:textId="77777777" w:rsidR="00501C7E" w:rsidRDefault="00000000" w:rsidP="00CC589D">
      <w:pPr>
        <w:pStyle w:val="Heading1"/>
        <w:numPr>
          <w:ins w:id="1964" w:author="Lưu Gia Huy" w:date="2023-06-25T13:53:00Z"/>
        </w:numPr>
        <w:rPr>
          <w:ins w:id="1965" w:author="Lưu Gia Huy" w:date="2023-06-23T16:50:00Z"/>
        </w:rPr>
      </w:pPr>
      <w:bookmarkStart w:id="1966" w:name="_Toc138588487"/>
      <w:bookmarkStart w:id="1967" w:name="_Toc367742501"/>
      <w:bookmarkEnd w:id="1863"/>
      <w:bookmarkEnd w:id="1864"/>
      <w:ins w:id="1968" w:author="Lưu Gia Huy" w:date="2023-06-24T21:45:00Z">
        <w:r>
          <w:rPr>
            <w:lang w:val="vi-VN"/>
          </w:rPr>
          <w:t xml:space="preserve">SOLUTION </w:t>
        </w:r>
      </w:ins>
      <w:ins w:id="1969" w:author="Lưu Gia Huy" w:date="2023-06-24T21:46:00Z">
        <w:r>
          <w:rPr>
            <w:lang w:val="vi-VN"/>
          </w:rPr>
          <w:t>DESIGN</w:t>
        </w:r>
      </w:ins>
      <w:bookmarkEnd w:id="1966"/>
    </w:p>
    <w:p w14:paraId="577D1AA9" w14:textId="77777777" w:rsidR="00501C7E" w:rsidRDefault="00000000" w:rsidP="00501C7E">
      <w:pPr>
        <w:pStyle w:val="Heading2"/>
        <w:numPr>
          <w:ins w:id="1970" w:author="Lưu Gia Huy" w:date="2023-06-25T13:53:00Z"/>
        </w:numPr>
        <w:ind w:left="0"/>
        <w:rPr>
          <w:ins w:id="1971" w:author="Lưu Gia Huy" w:date="2023-06-23T16:51:00Z"/>
        </w:rPr>
        <w:pPrChange w:id="1972" w:author="Lưu Gia Huy" w:date="2023-06-25T13:53:00Z">
          <w:pPr>
            <w:pStyle w:val="Heading1"/>
          </w:pPr>
        </w:pPrChange>
      </w:pPr>
      <w:bookmarkStart w:id="1973" w:name="_Toc138588488"/>
      <w:ins w:id="1974" w:author="Lưu Gia Huy" w:date="2023-06-24T21:45:00Z">
        <w:r>
          <w:rPr>
            <w:rFonts w:ascii="Times New Roman" w:hAnsi="Times New Roman" w:cs="Times New Roman"/>
            <w:rPrChange w:id="1975" w:author="Lưu Gia Huy" w:date="2023-06-25T11:57:00Z">
              <w:rPr/>
            </w:rPrChange>
          </w:rPr>
          <w:t>Solution analysis</w:t>
        </w:r>
      </w:ins>
      <w:bookmarkEnd w:id="1973"/>
    </w:p>
    <w:p w14:paraId="7574975D" w14:textId="77777777" w:rsidR="00501C7E" w:rsidRDefault="00000000" w:rsidP="00501C7E">
      <w:pPr>
        <w:pStyle w:val="ListParagraph"/>
        <w:numPr>
          <w:ilvl w:val="0"/>
          <w:numId w:val="10"/>
        </w:numPr>
        <w:spacing w:line="360" w:lineRule="auto"/>
        <w:ind w:left="0" w:hanging="420"/>
        <w:rPr>
          <w:ins w:id="1976" w:author="Lưu Gia Huy" w:date="2023-06-23T16:51:00Z"/>
        </w:rPr>
        <w:pPrChange w:id="1977" w:author="Lưu Gia Huy" w:date="2023-06-25T12:00:00Z">
          <w:pPr>
            <w:pStyle w:val="Heading2"/>
            <w:numPr>
              <w:ilvl w:val="0"/>
              <w:numId w:val="9"/>
            </w:numPr>
            <w:tabs>
              <w:tab w:val="left" w:pos="420"/>
            </w:tabs>
            <w:ind w:left="420" w:hanging="420"/>
          </w:pPr>
        </w:pPrChange>
      </w:pPr>
      <w:ins w:id="1978" w:author="Lưu Gia Huy" w:date="2023-06-24T21:49:00Z">
        <w:r>
          <w:t>Data security during transmission: (Not implemented in this project)</w:t>
        </w:r>
      </w:ins>
    </w:p>
    <w:p w14:paraId="14DFC00D" w14:textId="77777777" w:rsidR="00501C7E" w:rsidRDefault="00000000" w:rsidP="00501C7E">
      <w:pPr>
        <w:pStyle w:val="ListParagraph"/>
        <w:numPr>
          <w:ilvl w:val="0"/>
          <w:numId w:val="12"/>
        </w:numPr>
        <w:spacing w:line="360" w:lineRule="auto"/>
        <w:ind w:left="0" w:hanging="420"/>
        <w:rPr>
          <w:ins w:id="1979" w:author="Lưu Gia Huy" w:date="2023-06-23T16:51:00Z"/>
        </w:rPr>
        <w:pPrChange w:id="1980" w:author="Lưu Gia Huy" w:date="2023-06-25T12:00:00Z">
          <w:pPr>
            <w:pStyle w:val="Heading2"/>
            <w:numPr>
              <w:ilvl w:val="0"/>
              <w:numId w:val="11"/>
            </w:numPr>
            <w:tabs>
              <w:tab w:val="left" w:pos="840"/>
            </w:tabs>
            <w:ind w:left="840" w:hanging="420"/>
          </w:pPr>
        </w:pPrChange>
      </w:pPr>
      <w:ins w:id="1981" w:author="Lưu Gia Huy" w:date="2023-06-24T21:49:00Z">
        <w:r>
          <w:t>Use secure communication protocols such as HTTPS to ensure security during the data transmission between relevant parties.</w:t>
        </w:r>
      </w:ins>
    </w:p>
    <w:p w14:paraId="66D77089" w14:textId="77777777" w:rsidR="00501C7E" w:rsidRPr="00501C7E" w:rsidRDefault="00000000" w:rsidP="00501C7E">
      <w:pPr>
        <w:pStyle w:val="ListParagraph"/>
        <w:numPr>
          <w:ilvl w:val="0"/>
          <w:numId w:val="12"/>
        </w:numPr>
        <w:spacing w:line="360" w:lineRule="auto"/>
        <w:ind w:left="0"/>
        <w:rPr>
          <w:ins w:id="1982" w:author="Lưu Gia Huy" w:date="2023-06-25T11:36:00Z"/>
          <w:b/>
          <w:bCs/>
          <w:rPrChange w:id="1983" w:author="Lưu Gia Huy" w:date="2023-06-25T11:57:00Z">
            <w:rPr>
              <w:ins w:id="1984" w:author="Lưu Gia Huy" w:date="2023-06-25T11:36:00Z"/>
            </w:rPr>
          </w:rPrChange>
        </w:rPr>
        <w:pPrChange w:id="1985" w:author="Lưu Gia Huy" w:date="2023-06-25T12:00:00Z">
          <w:pPr>
            <w:pStyle w:val="ListParagraph"/>
            <w:numPr>
              <w:numId w:val="12"/>
            </w:numPr>
            <w:ind w:hanging="360"/>
          </w:pPr>
        </w:pPrChange>
      </w:pPr>
      <w:ins w:id="1986" w:author="Lưu Gia Huy" w:date="2023-06-24T21:50:00Z">
        <w:r>
          <w:lastRenderedPageBreak/>
          <w:t>Use strong encryption technologies like SSL/TLS to protect data from being stolen or tampered with during the transmission.</w:t>
        </w:r>
      </w:ins>
    </w:p>
    <w:p w14:paraId="72053259" w14:textId="77777777" w:rsidR="00501C7E" w:rsidRDefault="00501C7E" w:rsidP="00501C7E">
      <w:pPr>
        <w:pStyle w:val="ListParagraph"/>
        <w:numPr>
          <w:ilvl w:val="0"/>
          <w:numId w:val="11"/>
        </w:numPr>
        <w:tabs>
          <w:tab w:val="clear" w:pos="840"/>
        </w:tabs>
        <w:spacing w:line="360" w:lineRule="auto"/>
        <w:ind w:left="0"/>
        <w:rPr>
          <w:ins w:id="1987" w:author="Lưu Gia Huy" w:date="2023-06-23T16:51:00Z"/>
        </w:rPr>
        <w:pPrChange w:id="1988" w:author="Lưu Gia Huy" w:date="2023-06-25T12:00:00Z">
          <w:pPr>
            <w:pStyle w:val="Heading2"/>
            <w:numPr>
              <w:ilvl w:val="0"/>
              <w:numId w:val="11"/>
            </w:numPr>
            <w:tabs>
              <w:tab w:val="left" w:pos="840"/>
            </w:tabs>
            <w:ind w:left="840" w:hanging="420"/>
          </w:pPr>
        </w:pPrChange>
      </w:pPr>
    </w:p>
    <w:p w14:paraId="4C6986D4" w14:textId="77777777" w:rsidR="00501C7E" w:rsidRDefault="00000000" w:rsidP="00501C7E">
      <w:pPr>
        <w:pStyle w:val="ListParagraph"/>
        <w:numPr>
          <w:ilvl w:val="0"/>
          <w:numId w:val="10"/>
        </w:numPr>
        <w:spacing w:line="360" w:lineRule="auto"/>
        <w:ind w:left="0" w:hanging="420"/>
        <w:jc w:val="left"/>
        <w:outlineLvl w:val="0"/>
        <w:rPr>
          <w:ins w:id="1989" w:author="Lưu Gia Huy" w:date="2023-06-23T16:51:00Z"/>
          <w:bCs/>
        </w:rPr>
        <w:pPrChange w:id="1990" w:author="Lưu Gia Huy" w:date="2023-06-25T12:00:00Z">
          <w:pPr>
            <w:pStyle w:val="Title"/>
            <w:numPr>
              <w:numId w:val="13"/>
            </w:numPr>
            <w:tabs>
              <w:tab w:val="left" w:pos="420"/>
            </w:tabs>
            <w:spacing w:line="360" w:lineRule="auto"/>
            <w:ind w:left="420" w:hanging="420"/>
            <w:jc w:val="left"/>
            <w:outlineLvl w:val="0"/>
          </w:pPr>
        </w:pPrChange>
      </w:pPr>
      <w:ins w:id="1991" w:author="Lưu Gia Huy" w:date="2023-06-24T21:52:00Z">
        <w:r>
          <w:rPr>
            <w:bCs/>
          </w:rPr>
          <w:t>Data encryption with support for computation on encrypted data:</w:t>
        </w:r>
      </w:ins>
    </w:p>
    <w:p w14:paraId="07664EA8" w14:textId="77777777" w:rsidR="00501C7E" w:rsidRDefault="00000000" w:rsidP="00501C7E">
      <w:pPr>
        <w:pStyle w:val="ListParagraph"/>
        <w:numPr>
          <w:ilvl w:val="0"/>
          <w:numId w:val="14"/>
        </w:numPr>
        <w:spacing w:line="360" w:lineRule="auto"/>
        <w:ind w:left="0"/>
        <w:rPr>
          <w:ins w:id="1992" w:author="Lưu Gia Huy" w:date="2023-06-24T21:53:00Z"/>
          <w:bCs/>
        </w:rPr>
        <w:pPrChange w:id="1993" w:author="Lưu Gia Huy" w:date="2023-06-25T12:00:00Z">
          <w:pPr>
            <w:pStyle w:val="Heading1"/>
          </w:pPr>
        </w:pPrChange>
      </w:pPr>
      <w:ins w:id="1994" w:author="Lưu Gia Huy" w:date="2023-06-24T21:52:00Z">
        <w:r>
          <w:rPr>
            <w:bCs/>
          </w:rPr>
          <w:t>Use Fully Homomorphic Encryption (FHE) to encrypt the data.</w:t>
        </w:r>
      </w:ins>
      <w:ins w:id="1995" w:author="Lưu Gia Huy" w:date="2023-06-25T11:36:00Z">
        <w:r>
          <w:rPr>
            <w:bCs/>
            <w:lang w:val="vi-VN"/>
          </w:rPr>
          <w:t xml:space="preserve"> </w:t>
        </w:r>
      </w:ins>
      <w:ins w:id="1996" w:author="Lưu Gia Huy" w:date="2023-06-24T21:52:00Z">
        <w:r>
          <w:t>Encrypt the data using the public key and send it to a third party for computation. Upon receiving the result, decrypt it using the private key.</w:t>
        </w:r>
      </w:ins>
    </w:p>
    <w:p w14:paraId="7AE43C20" w14:textId="77777777" w:rsidR="00501C7E" w:rsidRDefault="00000000" w:rsidP="00501C7E">
      <w:pPr>
        <w:rPr>
          <w:ins w:id="1997" w:author="Lưu Gia Huy" w:date="2023-06-23T17:01:00Z"/>
        </w:rPr>
        <w:pPrChange w:id="1998" w:author="Lưu Gia Huy" w:date="2023-06-25T12:00:00Z">
          <w:pPr>
            <w:pStyle w:val="Heading1"/>
          </w:pPr>
        </w:pPrChange>
      </w:pPr>
      <w:ins w:id="1999" w:author="Lưu Gia Huy" w:date="2023-06-24T21:53:00Z">
        <w:r>
          <w:rPr>
            <w:rFonts w:ascii="Times New Roman" w:hAnsi="Times New Roman" w:cs="Times New Roman"/>
            <w:rPrChange w:id="2000" w:author="Lưu Gia Huy" w:date="2023-06-25T11:57:00Z">
              <w:rPr/>
            </w:rPrChange>
          </w:rPr>
          <w:t xml:space="preserve">In this case, I will proceed with scenarios involving encryption using two schemes of Fully Homomorphic Encryption (FHE): CKKS and BGV. I will also use a machine learning model such as Random Forest. Finally, </w:t>
        </w:r>
      </w:ins>
      <w:ins w:id="2001" w:author="Lưu Gia Huy" w:date="2023-06-24T21:54:00Z">
        <w:r>
          <w:rPr>
            <w:rFonts w:ascii="Times New Roman" w:hAnsi="Times New Roman" w:cs="Times New Roman"/>
            <w:rPrChange w:id="2002" w:author="Lưu Gia Huy" w:date="2023-06-25T11:57:00Z">
              <w:rPr/>
            </w:rPrChange>
          </w:rPr>
          <w:t>I</w:t>
        </w:r>
      </w:ins>
      <w:ins w:id="2003" w:author="Lưu Gia Huy" w:date="2023-06-24T21:53:00Z">
        <w:r>
          <w:rPr>
            <w:rFonts w:ascii="Times New Roman" w:hAnsi="Times New Roman" w:cs="Times New Roman"/>
            <w:rPrChange w:id="2004" w:author="Lưu Gia Huy" w:date="2023-06-25T11:57:00Z">
              <w:rPr/>
            </w:rPrChange>
          </w:rPr>
          <w:t xml:space="preserve"> will provide an analysis and performance comparison.</w:t>
        </w:r>
      </w:ins>
    </w:p>
    <w:p w14:paraId="20E38134" w14:textId="77777777" w:rsidR="00501C7E" w:rsidRDefault="00000000" w:rsidP="00501C7E">
      <w:pPr>
        <w:pStyle w:val="Heading2"/>
        <w:numPr>
          <w:ins w:id="2005" w:author="Lưu Gia Huy" w:date="2023-06-25T13:53:00Z"/>
        </w:numPr>
        <w:ind w:left="0"/>
        <w:rPr>
          <w:ins w:id="2006" w:author="Lưu Gia Huy" w:date="2023-06-23T17:02:00Z"/>
          <w:rFonts w:ascii="Times New Roman" w:hAnsi="Times New Roman" w:cs="Times New Roman"/>
        </w:rPr>
        <w:pPrChange w:id="2007" w:author="Lưu Gia Huy" w:date="2023-06-25T13:53:00Z">
          <w:pPr>
            <w:pStyle w:val="Heading2"/>
          </w:pPr>
        </w:pPrChange>
      </w:pPr>
      <w:bookmarkStart w:id="2008" w:name="_Toc138588489"/>
      <w:ins w:id="2009" w:author="Lưu Gia Huy" w:date="2023-06-23T17:02:00Z">
        <w:r>
          <w:rPr>
            <w:rFonts w:ascii="Times New Roman" w:hAnsi="Times New Roman" w:cs="Times New Roman"/>
          </w:rPr>
          <w:t>Fully Homomorphic Encryption</w:t>
        </w:r>
        <w:bookmarkEnd w:id="2008"/>
      </w:ins>
    </w:p>
    <w:p w14:paraId="52E058D1" w14:textId="77777777" w:rsidR="00501C7E" w:rsidRDefault="00000000" w:rsidP="00501C7E">
      <w:pPr>
        <w:pStyle w:val="Heading2"/>
        <w:numPr>
          <w:ilvl w:val="255"/>
          <w:numId w:val="0"/>
        </w:numPr>
        <w:rPr>
          <w:del w:id="2010" w:author="Lưu Gia Huy" w:date="2023-06-23T16:50:00Z"/>
        </w:rPr>
        <w:pPrChange w:id="2011" w:author="Lưu Gia Huy" w:date="2023-06-25T12:00:00Z">
          <w:pPr>
            <w:pStyle w:val="Heading1"/>
          </w:pPr>
        </w:pPrChange>
      </w:pPr>
      <w:ins w:id="2012" w:author="Lưu Gia Huy" w:date="2023-06-22T21:25:00Z">
        <w:del w:id="2013" w:author="Lưu Gia Huy" w:date="2023-06-23T09:13:00Z">
          <w:r>
            <w:rPr>
              <w:rFonts w:ascii="Times New Roman" w:hAnsi="Times New Roman" w:cs="Times New Roman"/>
              <w:b w:val="0"/>
              <w:rPrChange w:id="2014" w:author="Lưu Gia Huy" w:date="2023-06-25T11:57:00Z">
                <w:rPr>
                  <w:b w:val="0"/>
                </w:rPr>
              </w:rPrChange>
            </w:rPr>
            <w:delText>P</w:delText>
          </w:r>
        </w:del>
        <w:del w:id="2015" w:author="Lưu Gia Huy" w:date="2023-06-23T09:11:00Z">
          <w:r>
            <w:rPr>
              <w:rFonts w:ascii="Times New Roman" w:hAnsi="Times New Roman" w:cs="Times New Roman"/>
              <w:b w:val="0"/>
              <w:rPrChange w:id="2016" w:author="Lưu Gia Huy" w:date="2023-06-25T11:57:00Z">
                <w:rPr>
                  <w:b w:val="0"/>
                </w:rPr>
              </w:rPrChange>
            </w:rPr>
            <w:delText>hân tích hệ thống</w:delText>
          </w:r>
        </w:del>
      </w:ins>
      <w:del w:id="2017" w:author="Lưu Gia Huy" w:date="2023-06-22T21:25:00Z">
        <w:r>
          <w:rPr>
            <w:rFonts w:ascii="Times New Roman" w:hAnsi="Times New Roman" w:cs="Times New Roman"/>
            <w:b w:val="0"/>
            <w:rPrChange w:id="2018" w:author="Lưu Gia Huy" w:date="2023-06-25T11:57:00Z">
              <w:rPr>
                <w:b w:val="0"/>
              </w:rPr>
            </w:rPrChange>
          </w:rPr>
          <w:delText>TÊN CHƯƠNG 2</w:delText>
        </w:r>
      </w:del>
      <w:bookmarkEnd w:id="1967"/>
    </w:p>
    <w:p w14:paraId="03BC3B39" w14:textId="77777777" w:rsidR="00501C7E" w:rsidRPr="00501C7E" w:rsidRDefault="00000000" w:rsidP="00501C7E">
      <w:pPr>
        <w:pStyle w:val="Heading2"/>
        <w:numPr>
          <w:ilvl w:val="255"/>
          <w:numId w:val="0"/>
        </w:numPr>
        <w:rPr>
          <w:del w:id="2019" w:author="Lưu Gia Huy" w:date="2023-06-23T15:49:00Z"/>
          <w:rFonts w:ascii="Times New Roman" w:hAnsi="Times New Roman" w:cs="Times New Roman"/>
          <w:lang w:val="en-US"/>
          <w:rPrChange w:id="2020" w:author="Lưu Gia Huy" w:date="2023-06-25T11:57:00Z">
            <w:rPr>
              <w:del w:id="2021" w:author="Lưu Gia Huy" w:date="2023-06-23T15:49:00Z"/>
              <w:lang w:val="en-US"/>
            </w:rPr>
          </w:rPrChange>
        </w:rPr>
        <w:pPrChange w:id="2022" w:author="Lưu Gia Huy" w:date="2023-06-25T12:00:00Z">
          <w:pPr>
            <w:pStyle w:val="Heading2"/>
          </w:pPr>
        </w:pPrChange>
      </w:pPr>
      <w:bookmarkStart w:id="2023" w:name="_Toc367742502"/>
      <w:del w:id="2024" w:author="Lưu Gia Huy" w:date="2023-06-23T09:00:00Z">
        <w:r>
          <w:rPr>
            <w:rFonts w:ascii="Times New Roman" w:hAnsi="Times New Roman" w:cs="Times New Roman"/>
            <w:b w:val="0"/>
            <w:bCs w:val="0"/>
            <w:lang w:val="en-US"/>
            <w:rPrChange w:id="2025" w:author="Lưu Gia Huy" w:date="2023-06-25T11:57:00Z">
              <w:rPr>
                <w:b w:val="0"/>
                <w:bCs w:val="0"/>
                <w:lang w:val="en-US"/>
              </w:rPr>
            </w:rPrChange>
          </w:rPr>
          <w:delText>Chủ đề cấp độ 2</w:delText>
        </w:r>
      </w:del>
      <w:bookmarkEnd w:id="2023"/>
    </w:p>
    <w:p w14:paraId="67389F65" w14:textId="77777777" w:rsidR="00501C7E" w:rsidRPr="00501C7E" w:rsidRDefault="00000000" w:rsidP="00501C7E">
      <w:pPr>
        <w:pStyle w:val="Heading2"/>
        <w:numPr>
          <w:ilvl w:val="255"/>
          <w:numId w:val="0"/>
        </w:numPr>
        <w:rPr>
          <w:del w:id="2026" w:author="Lưu Gia Huy" w:date="2023-06-23T09:14:00Z"/>
          <w:rFonts w:ascii="Times New Roman" w:hAnsi="Times New Roman" w:cs="Times New Roman"/>
          <w:lang w:val="en-US"/>
          <w:rPrChange w:id="2027" w:author="Lưu Gia Huy" w:date="2023-06-25T11:57:00Z">
            <w:rPr>
              <w:del w:id="2028" w:author="Lưu Gia Huy" w:date="2023-06-23T09:14:00Z"/>
              <w:lang w:val="en-US"/>
            </w:rPr>
          </w:rPrChange>
        </w:rPr>
        <w:pPrChange w:id="2029" w:author="Lưu Gia Huy" w:date="2023-06-25T12:00:00Z">
          <w:pPr>
            <w:pStyle w:val="Heading3"/>
          </w:pPr>
        </w:pPrChange>
      </w:pPr>
      <w:bookmarkStart w:id="2030" w:name="_Toc367742503"/>
      <w:del w:id="2031" w:author="Lưu Gia Huy" w:date="2023-06-23T09:14:00Z">
        <w:r>
          <w:rPr>
            <w:rFonts w:ascii="Times New Roman" w:hAnsi="Times New Roman" w:cs="Times New Roman"/>
            <w:b w:val="0"/>
            <w:bCs w:val="0"/>
            <w:lang w:val="en-US"/>
            <w:rPrChange w:id="2032" w:author="Lưu Gia Huy" w:date="2023-06-25T11:57:00Z">
              <w:rPr>
                <w:b w:val="0"/>
                <w:bCs w:val="0"/>
                <w:lang w:val="en-US"/>
              </w:rPr>
            </w:rPrChange>
          </w:rPr>
          <w:delText>Chủ đề cấp độ 3</w:delText>
        </w:r>
        <w:bookmarkEnd w:id="2030"/>
      </w:del>
    </w:p>
    <w:p w14:paraId="0247CD8C" w14:textId="77777777" w:rsidR="00501C7E" w:rsidRPr="00501C7E" w:rsidRDefault="00000000" w:rsidP="00501C7E">
      <w:pPr>
        <w:pStyle w:val="Heading2"/>
        <w:numPr>
          <w:ilvl w:val="255"/>
          <w:numId w:val="0"/>
        </w:numPr>
        <w:rPr>
          <w:del w:id="2033" w:author="Lưu Gia Huy" w:date="2023-06-23T09:14:00Z"/>
          <w:rFonts w:ascii="Times New Roman" w:hAnsi="Times New Roman" w:cs="Times New Roman"/>
          <w:lang w:val="en-US"/>
          <w:rPrChange w:id="2034" w:author="Lưu Gia Huy" w:date="2023-06-25T11:57:00Z">
            <w:rPr>
              <w:del w:id="2035" w:author="Lưu Gia Huy" w:date="2023-06-23T09:14:00Z"/>
              <w:lang w:val="en-US"/>
            </w:rPr>
          </w:rPrChange>
        </w:rPr>
        <w:pPrChange w:id="2036" w:author="Lưu Gia Huy" w:date="2023-06-25T12:00:00Z">
          <w:pPr>
            <w:pStyle w:val="Heading4"/>
          </w:pPr>
        </w:pPrChange>
      </w:pPr>
      <w:bookmarkStart w:id="2037" w:name="_Toc367742504"/>
      <w:del w:id="2038" w:author="Lưu Gia Huy" w:date="2023-06-23T09:14:00Z">
        <w:r>
          <w:rPr>
            <w:rFonts w:ascii="Times New Roman" w:hAnsi="Times New Roman" w:cs="Times New Roman"/>
            <w:b w:val="0"/>
            <w:bCs w:val="0"/>
            <w:lang w:val="en-US"/>
            <w:rPrChange w:id="2039" w:author="Lưu Gia Huy" w:date="2023-06-25T11:57:00Z">
              <w:rPr>
                <w:b w:val="0"/>
                <w:bCs w:val="0"/>
                <w:iCs w:val="0"/>
                <w:lang w:val="en-US"/>
              </w:rPr>
            </w:rPrChange>
          </w:rPr>
          <w:delText>Chủ đề cấp độ 4</w:delText>
        </w:r>
        <w:bookmarkEnd w:id="2037"/>
      </w:del>
    </w:p>
    <w:p w14:paraId="17A51DE6" w14:textId="77777777" w:rsidR="00501C7E" w:rsidRDefault="00501C7E" w:rsidP="00501C7E">
      <w:pPr>
        <w:pStyle w:val="Heading2"/>
        <w:numPr>
          <w:ilvl w:val="255"/>
          <w:numId w:val="0"/>
        </w:numPr>
        <w:rPr>
          <w:del w:id="2040" w:author="Lưu Gia Huy" w:date="2023-06-23T15:49:00Z"/>
          <w:rFonts w:ascii="Times New Roman" w:hAnsi="Times New Roman" w:cs="Times New Roman"/>
          <w:lang w:val="en-US"/>
        </w:rPr>
        <w:pPrChange w:id="2041" w:author="Lưu Gia Huy" w:date="2023-06-25T12:00:00Z">
          <w:pPr>
            <w:pStyle w:val="Caption"/>
          </w:pPr>
        </w:pPrChange>
      </w:pPr>
    </w:p>
    <w:p w14:paraId="3478B036" w14:textId="77777777" w:rsidR="00501C7E" w:rsidRPr="00501C7E" w:rsidRDefault="00000000" w:rsidP="00501C7E">
      <w:pPr>
        <w:pStyle w:val="Heading2"/>
        <w:numPr>
          <w:ilvl w:val="255"/>
          <w:numId w:val="0"/>
        </w:numPr>
        <w:rPr>
          <w:del w:id="2042" w:author="Lưu Gia Huy" w:date="2023-06-22T21:29:00Z"/>
          <w:rFonts w:ascii="Times New Roman" w:hAnsi="Times New Roman" w:cs="Times New Roman"/>
          <w:lang w:val="en-US"/>
          <w:rPrChange w:id="2043" w:author="Lưu Gia Huy" w:date="2023-06-25T11:57:00Z">
            <w:rPr>
              <w:del w:id="2044" w:author="Lưu Gia Huy" w:date="2023-06-22T21:29:00Z"/>
              <w:lang w:val="en-US"/>
            </w:rPr>
          </w:rPrChange>
        </w:rPr>
        <w:pPrChange w:id="2045" w:author="Lưu Gia Huy" w:date="2023-06-25T12:00:00Z">
          <w:pPr>
            <w:pStyle w:val="Caption"/>
          </w:pPr>
        </w:pPrChange>
      </w:pPr>
      <w:bookmarkStart w:id="2046" w:name="_Toc367742568"/>
      <w:del w:id="2047" w:author="Lưu Gia Huy" w:date="2023-06-22T21:29:00Z">
        <w:r>
          <w:rPr>
            <w:rFonts w:ascii="Times New Roman" w:hAnsi="Times New Roman" w:cs="Times New Roman"/>
            <w:bCs w:val="0"/>
            <w:rPrChange w:id="2048" w:author="Lưu Gia Huy" w:date="2023-06-25T11:57:00Z">
              <w:rPr>
                <w:bCs w:val="0"/>
              </w:rPr>
            </w:rPrChange>
          </w:rPr>
          <w:delText xml:space="preserve">Bảng </w:delText>
        </w:r>
        <w:r>
          <w:rPr>
            <w:rFonts w:ascii="Times New Roman" w:hAnsi="Times New Roman" w:cs="Times New Roman"/>
            <w:bCs w:val="0"/>
            <w:rPrChange w:id="2049" w:author="Lưu Gia Huy" w:date="2023-06-25T11:57:00Z">
              <w:rPr>
                <w:bCs w:val="0"/>
              </w:rPr>
            </w:rPrChange>
          </w:rPr>
          <w:fldChar w:fldCharType="begin"/>
        </w:r>
        <w:r>
          <w:rPr>
            <w:rFonts w:ascii="Times New Roman" w:hAnsi="Times New Roman" w:cs="Times New Roman"/>
            <w:bCs w:val="0"/>
            <w:rPrChange w:id="2050" w:author="Lưu Gia Huy" w:date="2023-06-25T11:57:00Z">
              <w:rPr>
                <w:bCs w:val="0"/>
              </w:rPr>
            </w:rPrChange>
          </w:rPr>
          <w:delInstrText xml:space="preserve"> STYLEREF 1 \s </w:delInstrText>
        </w:r>
        <w:r>
          <w:rPr>
            <w:rFonts w:ascii="Times New Roman" w:hAnsi="Times New Roman" w:cs="Times New Roman"/>
            <w:bCs w:val="0"/>
            <w:rPrChange w:id="2051" w:author="Lưu Gia Huy" w:date="2023-06-25T11:57:00Z">
              <w:rPr>
                <w:bCs w:val="0"/>
              </w:rPr>
            </w:rPrChange>
          </w:rPr>
          <w:fldChar w:fldCharType="separate"/>
        </w:r>
        <w:r>
          <w:rPr>
            <w:rFonts w:ascii="Times New Roman" w:hAnsi="Times New Roman" w:cs="Times New Roman"/>
            <w:bCs w:val="0"/>
            <w:rPrChange w:id="2052" w:author="Lưu Gia Huy" w:date="2023-06-25T11:57:00Z">
              <w:rPr>
                <w:bCs w:val="0"/>
              </w:rPr>
            </w:rPrChange>
          </w:rPr>
          <w:delText>2</w:delText>
        </w:r>
        <w:r>
          <w:rPr>
            <w:rFonts w:ascii="Times New Roman" w:hAnsi="Times New Roman" w:cs="Times New Roman"/>
            <w:bCs w:val="0"/>
            <w:rPrChange w:id="2053" w:author="Lưu Gia Huy" w:date="2023-06-25T11:57:00Z">
              <w:rPr>
                <w:bCs w:val="0"/>
              </w:rPr>
            </w:rPrChange>
          </w:rPr>
          <w:fldChar w:fldCharType="end"/>
        </w:r>
        <w:r>
          <w:rPr>
            <w:rFonts w:ascii="Times New Roman" w:hAnsi="Times New Roman" w:cs="Times New Roman"/>
            <w:bCs w:val="0"/>
            <w:rPrChange w:id="2054" w:author="Lưu Gia Huy" w:date="2023-06-25T11:57:00Z">
              <w:rPr>
                <w:bCs w:val="0"/>
              </w:rPr>
            </w:rPrChange>
          </w:rPr>
          <w:delText>.</w:delText>
        </w:r>
        <w:r>
          <w:rPr>
            <w:rFonts w:ascii="Times New Roman" w:hAnsi="Times New Roman" w:cs="Times New Roman"/>
            <w:bCs w:val="0"/>
            <w:rPrChange w:id="2055" w:author="Lưu Gia Huy" w:date="2023-06-25T11:57:00Z">
              <w:rPr>
                <w:bCs w:val="0"/>
              </w:rPr>
            </w:rPrChange>
          </w:rPr>
          <w:fldChar w:fldCharType="begin"/>
        </w:r>
        <w:r>
          <w:rPr>
            <w:rFonts w:ascii="Times New Roman" w:hAnsi="Times New Roman" w:cs="Times New Roman"/>
            <w:bCs w:val="0"/>
            <w:rPrChange w:id="2056" w:author="Lưu Gia Huy" w:date="2023-06-25T11:57:00Z">
              <w:rPr>
                <w:bCs w:val="0"/>
              </w:rPr>
            </w:rPrChange>
          </w:rPr>
          <w:delInstrText xml:space="preserve"> SEQ Bảng \* ARABIC \s 1 </w:delInstrText>
        </w:r>
        <w:r>
          <w:rPr>
            <w:rFonts w:ascii="Times New Roman" w:hAnsi="Times New Roman" w:cs="Times New Roman"/>
            <w:bCs w:val="0"/>
            <w:rPrChange w:id="2057" w:author="Lưu Gia Huy" w:date="2023-06-25T11:57:00Z">
              <w:rPr>
                <w:bCs w:val="0"/>
              </w:rPr>
            </w:rPrChange>
          </w:rPr>
          <w:fldChar w:fldCharType="separate"/>
        </w:r>
        <w:r>
          <w:rPr>
            <w:rFonts w:ascii="Times New Roman" w:hAnsi="Times New Roman" w:cs="Times New Roman"/>
            <w:bCs w:val="0"/>
            <w:rPrChange w:id="2058" w:author="Lưu Gia Huy" w:date="2023-06-25T11:57:00Z">
              <w:rPr>
                <w:bCs w:val="0"/>
              </w:rPr>
            </w:rPrChange>
          </w:rPr>
          <w:delText>1</w:delText>
        </w:r>
        <w:r>
          <w:rPr>
            <w:rFonts w:ascii="Times New Roman" w:hAnsi="Times New Roman" w:cs="Times New Roman"/>
            <w:bCs w:val="0"/>
            <w:rPrChange w:id="2059" w:author="Lưu Gia Huy" w:date="2023-06-25T11:57:00Z">
              <w:rPr>
                <w:bCs w:val="0"/>
              </w:rPr>
            </w:rPrChange>
          </w:rPr>
          <w:fldChar w:fldCharType="end"/>
        </w:r>
        <w:r>
          <w:rPr>
            <w:rFonts w:ascii="Times New Roman" w:hAnsi="Times New Roman" w:cs="Times New Roman"/>
            <w:bCs w:val="0"/>
            <w:lang w:val="en-US"/>
            <w:rPrChange w:id="2060" w:author="Lưu Gia Huy" w:date="2023-06-25T11:57:00Z">
              <w:rPr>
                <w:bCs w:val="0"/>
                <w:lang w:val="en-US"/>
              </w:rPr>
            </w:rPrChange>
          </w:rPr>
          <w:delText>: Tên bảng 1</w:delText>
        </w:r>
        <w:bookmarkEnd w:id="2046"/>
      </w:del>
    </w:p>
    <w:p w14:paraId="150CE62E" w14:textId="77777777" w:rsidR="00501C7E" w:rsidRPr="00501C7E" w:rsidRDefault="00000000" w:rsidP="00501C7E">
      <w:pPr>
        <w:pStyle w:val="Heading2"/>
        <w:numPr>
          <w:ilvl w:val="255"/>
          <w:numId w:val="0"/>
        </w:numPr>
        <w:rPr>
          <w:rFonts w:ascii="Times New Roman" w:hAnsi="Times New Roman" w:cs="Times New Roman"/>
          <w:lang w:val="en-US"/>
          <w:rPrChange w:id="2061" w:author="Lưu Gia Huy" w:date="2023-06-25T11:57:00Z">
            <w:rPr>
              <w:lang w:val="en-US"/>
            </w:rPr>
          </w:rPrChange>
        </w:rPr>
        <w:pPrChange w:id="2062" w:author="Lưu Gia Huy" w:date="2023-06-25T12:00:00Z">
          <w:pPr>
            <w:pStyle w:val="Heading2"/>
          </w:pPr>
        </w:pPrChange>
      </w:pPr>
      <w:bookmarkStart w:id="2063" w:name="_Toc367742505"/>
      <w:del w:id="2064" w:author="Lưu Gia Huy" w:date="2023-06-23T09:00:00Z">
        <w:r>
          <w:rPr>
            <w:rFonts w:ascii="Times New Roman" w:hAnsi="Times New Roman" w:cs="Times New Roman"/>
            <w:lang w:val="en-US"/>
            <w:rPrChange w:id="2065" w:author="Lưu Gia Huy" w:date="2023-06-25T11:57:00Z">
              <w:rPr>
                <w:lang w:val="en-US"/>
              </w:rPr>
            </w:rPrChange>
          </w:rPr>
          <w:delText>Chủ đề cấp độ 2</w:delText>
        </w:r>
      </w:del>
      <w:bookmarkEnd w:id="2063"/>
    </w:p>
    <w:p w14:paraId="2AE72F08" w14:textId="77777777" w:rsidR="00501C7E" w:rsidRDefault="00000000" w:rsidP="00501C7E">
      <w:pPr>
        <w:pStyle w:val="Heading3"/>
        <w:numPr>
          <w:ilvl w:val="255"/>
          <w:numId w:val="0"/>
        </w:numPr>
        <w:rPr>
          <w:del w:id="2066" w:author="Lưu Gia Huy" w:date="2023-06-23T09:14:00Z"/>
          <w:rFonts w:ascii="Times New Roman" w:hAnsi="Times New Roman" w:cs="Times New Roman"/>
          <w:lang w:val="en-US"/>
        </w:rPr>
        <w:pPrChange w:id="2067" w:author="Lưu Gia Huy" w:date="2023-06-25T12:00:00Z">
          <w:pPr>
            <w:pStyle w:val="Heading3"/>
          </w:pPr>
        </w:pPrChange>
      </w:pPr>
      <w:bookmarkStart w:id="2068" w:name="_Toc367742506"/>
      <w:del w:id="2069" w:author="Lưu Gia Huy" w:date="2023-06-23T09:14:00Z">
        <w:r>
          <w:rPr>
            <w:rFonts w:ascii="Times New Roman" w:hAnsi="Times New Roman" w:cs="Times New Roman"/>
            <w:lang w:val="en-US"/>
          </w:rPr>
          <w:delText>Chủ đề cấp độ 3</w:delText>
        </w:r>
        <w:bookmarkEnd w:id="2068"/>
      </w:del>
    </w:p>
    <w:p w14:paraId="020401DA" w14:textId="77777777" w:rsidR="00501C7E" w:rsidRPr="00501C7E" w:rsidRDefault="00000000" w:rsidP="00501C7E">
      <w:pPr>
        <w:jc w:val="center"/>
        <w:rPr>
          <w:ins w:id="2070" w:author="Lưu Gia Huy" w:date="2023-06-23T15:53:00Z"/>
          <w:rFonts w:ascii="Times New Roman" w:hAnsi="Times New Roman" w:cs="Times New Roman"/>
          <w:rPrChange w:id="2071" w:author="Lưu Gia Huy" w:date="2023-06-25T11:57:00Z">
            <w:rPr>
              <w:ins w:id="2072" w:author="Lưu Gia Huy" w:date="2023-06-23T15:53:00Z"/>
            </w:rPr>
          </w:rPrChange>
        </w:rPr>
        <w:pPrChange w:id="2073" w:author="Lưu Gia Huy" w:date="2023-06-25T12:00:00Z">
          <w:pPr/>
        </w:pPrChange>
      </w:pPr>
      <w:ins w:id="2074" w:author="Lưu Gia Huy" w:date="2023-06-23T16:39:00Z">
        <w:r>
          <w:rPr>
            <w:rFonts w:ascii="Times New Roman" w:hAnsi="Times New Roman" w:cs="Times New Roman"/>
            <w:noProof/>
          </w:rPr>
          <w:drawing>
            <wp:inline distT="0" distB="0" distL="114300" distR="114300" wp14:anchorId="33931151" wp14:editId="2C0C17D6">
              <wp:extent cx="3596640" cy="2211070"/>
              <wp:effectExtent l="0" t="0" r="0" b="13970"/>
              <wp:docPr id="182" name="Google Shape;182;p34"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82" name="Google Shape;182;p34" descr="Diagram&#10;&#10;Description automatically generated"/>
                      <pic:cNvPicPr preferRelativeResize="0"/>
                    </pic:nvPicPr>
                    <pic:blipFill>
                      <a:blip r:embed="rId18"/>
                      <a:srcRect/>
                      <a:stretch>
                        <a:fillRect/>
                      </a:stretch>
                    </pic:blipFill>
                    <pic:spPr>
                      <a:xfrm>
                        <a:off x="0" y="0"/>
                        <a:ext cx="3596640" cy="2211070"/>
                      </a:xfrm>
                      <a:prstGeom prst="rect">
                        <a:avLst/>
                      </a:prstGeom>
                      <a:noFill/>
                      <a:ln>
                        <a:noFill/>
                      </a:ln>
                    </pic:spPr>
                  </pic:pic>
                </a:graphicData>
              </a:graphic>
            </wp:inline>
          </w:drawing>
        </w:r>
      </w:ins>
    </w:p>
    <w:p w14:paraId="6EC7C7A8" w14:textId="77777777" w:rsidR="00501C7E" w:rsidRDefault="00000000">
      <w:pPr>
        <w:rPr>
          <w:ins w:id="2075" w:author="Lưu Gia Huy" w:date="2023-06-24T21:58:00Z"/>
          <w:rFonts w:ascii="Times New Roman" w:hAnsi="Times New Roman" w:cs="Times New Roman"/>
        </w:rPr>
      </w:pPr>
      <w:ins w:id="2076" w:author="Lưu Gia Huy" w:date="2023-06-24T21:58:00Z">
        <w:r>
          <w:rPr>
            <w:rFonts w:ascii="Times New Roman" w:hAnsi="Times New Roman" w:cs="Times New Roman"/>
          </w:rPr>
          <w:t>Fully Homomorphic Encryption (FHE) is a concept in the field of encryption that allows performing computations on encrypted data without the need to decrypt the data. This means that operations can be performed on encrypted data, resulting in encrypted data corresponding to the outcome. The final result can be decrypted afterward.</w:t>
        </w:r>
      </w:ins>
    </w:p>
    <w:p w14:paraId="01437278" w14:textId="77777777" w:rsidR="00501C7E" w:rsidRDefault="00000000">
      <w:pPr>
        <w:rPr>
          <w:ins w:id="2077" w:author="Lưu Gia Huy" w:date="2023-06-24T21:58:00Z"/>
          <w:rFonts w:ascii="Times New Roman" w:hAnsi="Times New Roman" w:cs="Times New Roman"/>
        </w:rPr>
      </w:pPr>
      <w:ins w:id="2078" w:author="Lưu Gia Huy" w:date="2023-06-24T21:58:00Z">
        <w:r>
          <w:rPr>
            <w:rFonts w:ascii="Times New Roman" w:hAnsi="Times New Roman" w:cs="Times New Roman"/>
          </w:rPr>
          <w:lastRenderedPageBreak/>
          <w:t>FHE enables secure computation on sensitive data while maintaining privacy. It provides the ability to perform operations on encrypted data, preserving the confidentiality of the data throughout the computation process. This is particularly useful in scenarios where data privacy is paramount, such as outsourcing computation to untrusted third parties or performing analysis on sensitive data without exposing the raw information.</w:t>
        </w:r>
      </w:ins>
    </w:p>
    <w:p w14:paraId="138B2882" w14:textId="77777777" w:rsidR="00501C7E" w:rsidRDefault="00000000">
      <w:pPr>
        <w:rPr>
          <w:ins w:id="2079" w:author="Lưu Gia Huy" w:date="2023-06-24T08:56:00Z"/>
          <w:rFonts w:ascii="Times New Roman" w:hAnsi="Times New Roman" w:cs="Times New Roman"/>
        </w:rPr>
      </w:pPr>
      <w:ins w:id="2080" w:author="Lưu Gia Huy" w:date="2023-06-24T21:54:00Z">
        <w:r>
          <w:rPr>
            <w:rFonts w:ascii="Times New Roman" w:hAnsi="Times New Roman" w:cs="Times New Roman"/>
          </w:rPr>
          <w:t>EX</w:t>
        </w:r>
      </w:ins>
      <w:ins w:id="2081" w:author="Lưu Gia Huy" w:date="2023-06-24T08:55:00Z">
        <w:r>
          <w:rPr>
            <w:rFonts w:ascii="Times New Roman" w:hAnsi="Times New Roman" w:cs="Times New Roman"/>
          </w:rPr>
          <w:t>:</w:t>
        </w:r>
      </w:ins>
      <w:ins w:id="2082" w:author="Lưu Gia Huy" w:date="2023-06-24T21:54:00Z">
        <w:r>
          <w:rPr>
            <w:rFonts w:ascii="Times New Roman" w:hAnsi="Times New Roman" w:cs="Times New Roman"/>
          </w:rPr>
          <w:t xml:space="preserve"> </w:t>
        </w:r>
      </w:ins>
      <w:ins w:id="2083" w:author="Lưu Gia Huy" w:date="2023-06-24T08:55:00Z">
        <w:r>
          <w:rPr>
            <w:rFonts w:ascii="Times New Roman" w:hAnsi="Times New Roman" w:cs="Times New Roman"/>
          </w:rPr>
          <w:t>f(r</w:t>
        </w:r>
      </w:ins>
      <w:ins w:id="2084" w:author="Lưu Gia Huy" w:date="2023-06-24T08:56:00Z">
        <w:r>
          <w:rPr>
            <w:rFonts w:ascii="Times New Roman" w:hAnsi="Times New Roman" w:cs="Times New Roman"/>
          </w:rPr>
          <w:t xml:space="preserve">) = </w:t>
        </w:r>
      </w:ins>
      <w:ins w:id="2085" w:author="Lưu Gia Huy" w:date="2023-06-24T21:54:00Z">
        <w:r>
          <w:rPr>
            <w:rFonts w:ascii="Times New Roman" w:hAnsi="Times New Roman" w:cs="Times New Roman"/>
          </w:rPr>
          <w:t>2</w:t>
        </w:r>
      </w:ins>
      <w:ins w:id="2086" w:author="Lưu Gia Huy" w:date="2023-06-24T08:56:00Z">
        <w:r>
          <w:rPr>
            <w:rFonts w:ascii="Times New Roman" w:hAnsi="Times New Roman" w:cs="Times New Roman"/>
          </w:rPr>
          <w:t>r</w:t>
        </w:r>
      </w:ins>
    </w:p>
    <w:p w14:paraId="5C9DBE92" w14:textId="77777777" w:rsidR="00501C7E" w:rsidRDefault="00000000">
      <w:pPr>
        <w:rPr>
          <w:ins w:id="2087" w:author="Lưu Gia Huy" w:date="2023-06-24T08:56:00Z"/>
          <w:rFonts w:ascii="Times New Roman" w:hAnsi="Times New Roman" w:cs="Times New Roman"/>
        </w:rPr>
      </w:pPr>
      <w:ins w:id="2088" w:author="Lưu Gia Huy" w:date="2023-06-24T08:57:00Z">
        <w:r>
          <w:rPr>
            <w:rFonts w:ascii="Times New Roman" w:hAnsi="Times New Roman" w:cs="Times New Roman"/>
          </w:rPr>
          <w:tab/>
        </w:r>
        <w:r>
          <w:rPr>
            <w:rFonts w:ascii="Times New Roman" w:hAnsi="Times New Roman" w:cs="Times New Roman"/>
          </w:rPr>
          <w:tab/>
        </w:r>
      </w:ins>
      <w:ins w:id="2089" w:author="Lưu Gia Huy" w:date="2023-06-24T08:56:00Z">
        <w:r>
          <w:rPr>
            <w:rFonts w:ascii="Times New Roman" w:hAnsi="Times New Roman" w:cs="Times New Roman"/>
          </w:rPr>
          <w:t xml:space="preserve"> f(x+y) = f(x) + f(y)</w:t>
        </w:r>
      </w:ins>
    </w:p>
    <w:p w14:paraId="2AA4C6FD" w14:textId="77777777" w:rsidR="00501C7E" w:rsidRDefault="00000000">
      <w:pPr>
        <w:rPr>
          <w:ins w:id="2090" w:author="Lưu Gia Huy" w:date="2023-06-24T08:57:00Z"/>
          <w:rFonts w:ascii="Times New Roman" w:hAnsi="Times New Roman" w:cs="Times New Roman"/>
        </w:rPr>
      </w:pPr>
      <w:ins w:id="2091" w:author="Lưu Gia Huy" w:date="2023-06-24T08:56:00Z">
        <w:r>
          <w:rPr>
            <w:rFonts w:ascii="Times New Roman" w:hAnsi="Times New Roman" w:cs="Times New Roman"/>
          </w:rPr>
          <w:tab/>
        </w:r>
      </w:ins>
      <w:ins w:id="2092" w:author="Lưu Gia Huy" w:date="2023-06-24T08:57:00Z">
        <w:r>
          <w:rPr>
            <w:rFonts w:ascii="Times New Roman" w:hAnsi="Times New Roman" w:cs="Times New Roman"/>
          </w:rPr>
          <w:tab/>
        </w:r>
      </w:ins>
      <w:ins w:id="2093" w:author="Lưu Gia Huy" w:date="2023-06-24T08:56:00Z">
        <w:r>
          <w:rPr>
            <w:rFonts w:ascii="Times New Roman" w:hAnsi="Times New Roman" w:cs="Times New Roman"/>
          </w:rPr>
          <w:t>f(-2+5)</w:t>
        </w:r>
      </w:ins>
      <w:ins w:id="2094" w:author="Lưu Gia Huy" w:date="2023-06-24T08:58:00Z">
        <w:r>
          <w:rPr>
            <w:rFonts w:ascii="Times New Roman" w:hAnsi="Times New Roman" w:cs="Times New Roman"/>
          </w:rPr>
          <w:t xml:space="preserve"> </w:t>
        </w:r>
      </w:ins>
      <w:ins w:id="2095" w:author="Lưu Gia Huy" w:date="2023-06-24T08:56:00Z">
        <w:r>
          <w:rPr>
            <w:rFonts w:ascii="Times New Roman" w:hAnsi="Times New Roman" w:cs="Times New Roman"/>
          </w:rPr>
          <w:t>=</w:t>
        </w:r>
      </w:ins>
      <w:ins w:id="2096" w:author="Lưu Gia Huy" w:date="2023-06-24T08:58:00Z">
        <w:r>
          <w:rPr>
            <w:rFonts w:ascii="Times New Roman" w:hAnsi="Times New Roman" w:cs="Times New Roman"/>
          </w:rPr>
          <w:t xml:space="preserve"> </w:t>
        </w:r>
      </w:ins>
      <w:ins w:id="2097" w:author="Lưu Gia Huy" w:date="2023-06-24T08:56:00Z">
        <w:r>
          <w:rPr>
            <w:rFonts w:ascii="Times New Roman" w:hAnsi="Times New Roman" w:cs="Times New Roman"/>
          </w:rPr>
          <w:t xml:space="preserve">f(-2) </w:t>
        </w:r>
      </w:ins>
      <w:ins w:id="2098" w:author="Lưu Gia Huy" w:date="2023-06-24T08:57:00Z">
        <w:r>
          <w:rPr>
            <w:rFonts w:ascii="Times New Roman" w:hAnsi="Times New Roman" w:cs="Times New Roman"/>
          </w:rPr>
          <w:t>+</w:t>
        </w:r>
      </w:ins>
      <w:ins w:id="2099" w:author="Lưu Gia Huy" w:date="2023-06-24T08:58:00Z">
        <w:r>
          <w:rPr>
            <w:rFonts w:ascii="Times New Roman" w:hAnsi="Times New Roman" w:cs="Times New Roman"/>
          </w:rPr>
          <w:t xml:space="preserve"> </w:t>
        </w:r>
      </w:ins>
      <w:ins w:id="2100" w:author="Lưu Gia Huy" w:date="2023-06-24T08:57:00Z">
        <w:r>
          <w:rPr>
            <w:rFonts w:ascii="Times New Roman" w:hAnsi="Times New Roman" w:cs="Times New Roman"/>
          </w:rPr>
          <w:t>f(5)</w:t>
        </w:r>
      </w:ins>
    </w:p>
    <w:p w14:paraId="0E728EE9" w14:textId="77777777" w:rsidR="00501C7E" w:rsidRDefault="00000000">
      <w:pPr>
        <w:rPr>
          <w:ins w:id="2101" w:author="Lưu Gia Huy" w:date="2023-06-24T08:57:00Z"/>
          <w:rFonts w:ascii="Times New Roman" w:hAnsi="Times New Roman" w:cs="Times New Roman"/>
        </w:rPr>
      </w:pPr>
      <w:ins w:id="2102" w:author="Lưu Gia Huy" w:date="2023-06-24T08:57:00Z">
        <w:r>
          <w:rPr>
            <w:rFonts w:ascii="Times New Roman" w:hAnsi="Times New Roman" w:cs="Times New Roman"/>
          </w:rPr>
          <w:tab/>
        </w:r>
        <w:r>
          <w:rPr>
            <w:rFonts w:ascii="Times New Roman" w:hAnsi="Times New Roman" w:cs="Times New Roman"/>
          </w:rPr>
          <w:tab/>
        </w:r>
      </w:ins>
      <w:ins w:id="2103" w:author="Lưu Gia Huy" w:date="2023-06-24T08:58:00Z">
        <w:r>
          <w:rPr>
            <w:rFonts w:ascii="Times New Roman" w:hAnsi="Times New Roman" w:cs="Times New Roman"/>
          </w:rPr>
          <w:t xml:space="preserve">   </w:t>
        </w:r>
      </w:ins>
      <w:ins w:id="2104" w:author="Lưu Gia Huy" w:date="2023-06-24T08:57:00Z">
        <w:r>
          <w:rPr>
            <w:rFonts w:ascii="Times New Roman" w:hAnsi="Times New Roman" w:cs="Times New Roman"/>
          </w:rPr>
          <w:t>f(3</w:t>
        </w:r>
      </w:ins>
      <w:ins w:id="2105" w:author="Lưu Gia Huy" w:date="2023-06-24T21:58:00Z">
        <w:r>
          <w:rPr>
            <w:rFonts w:ascii="Times New Roman" w:hAnsi="Times New Roman" w:cs="Times New Roman"/>
          </w:rPr>
          <w:t>)</w:t>
        </w:r>
      </w:ins>
      <w:ins w:id="2106" w:author="Lưu Gia Huy" w:date="2023-06-24T08:57:00Z">
        <w:r>
          <w:rPr>
            <w:rFonts w:ascii="Times New Roman" w:hAnsi="Times New Roman" w:cs="Times New Roman"/>
          </w:rPr>
          <w:t>=</w:t>
        </w:r>
      </w:ins>
      <w:ins w:id="2107" w:author="Lưu Gia Huy" w:date="2023-06-24T08:58:00Z">
        <w:r>
          <w:rPr>
            <w:rFonts w:ascii="Times New Roman" w:hAnsi="Times New Roman" w:cs="Times New Roman"/>
          </w:rPr>
          <w:t xml:space="preserve"> </w:t>
        </w:r>
      </w:ins>
      <w:ins w:id="2108" w:author="Lưu Gia Huy" w:date="2023-06-24T08:57:00Z">
        <w:r>
          <w:rPr>
            <w:rFonts w:ascii="Times New Roman" w:hAnsi="Times New Roman" w:cs="Times New Roman"/>
          </w:rPr>
          <w:t>f(-2) + f(5)</w:t>
        </w:r>
      </w:ins>
    </w:p>
    <w:p w14:paraId="5BE1408F" w14:textId="77777777" w:rsidR="00501C7E" w:rsidRDefault="00000000">
      <w:pPr>
        <w:rPr>
          <w:ins w:id="2109" w:author="Lưu Gia Huy" w:date="2023-06-24T08:57:00Z"/>
          <w:rFonts w:ascii="Times New Roman" w:hAnsi="Times New Roman" w:cs="Times New Roman"/>
        </w:rPr>
      </w:pPr>
      <w:ins w:id="2110" w:author="Lưu Gia Huy" w:date="2023-06-24T08:57:00Z">
        <w:r>
          <w:rPr>
            <w:rFonts w:ascii="Times New Roman" w:hAnsi="Times New Roman" w:cs="Times New Roman"/>
          </w:rPr>
          <w:tab/>
        </w:r>
        <w:r>
          <w:rPr>
            <w:rFonts w:ascii="Times New Roman" w:hAnsi="Times New Roman" w:cs="Times New Roman"/>
          </w:rPr>
          <w:tab/>
        </w:r>
      </w:ins>
      <w:ins w:id="2111" w:author="Lưu Gia Huy" w:date="2023-06-24T08:59:00Z">
        <w:r>
          <w:rPr>
            <w:rFonts w:ascii="Times New Roman" w:hAnsi="Times New Roman" w:cs="Times New Roman"/>
          </w:rPr>
          <w:t xml:space="preserve">    </w:t>
        </w:r>
      </w:ins>
      <w:ins w:id="2112" w:author="Lưu Gia Huy" w:date="2023-06-24T08:57:00Z">
        <w:r>
          <w:rPr>
            <w:rFonts w:ascii="Times New Roman" w:hAnsi="Times New Roman" w:cs="Times New Roman"/>
          </w:rPr>
          <w:t>6 = -4 + 10</w:t>
        </w:r>
      </w:ins>
    </w:p>
    <w:p w14:paraId="6B768577" w14:textId="77777777" w:rsidR="00501C7E" w:rsidRPr="00501C7E" w:rsidRDefault="00000000">
      <w:pPr>
        <w:rPr>
          <w:ins w:id="2113" w:author="Lưu Gia Huy" w:date="2023-06-23T15:53:00Z"/>
          <w:rFonts w:ascii="Times New Roman" w:hAnsi="Times New Roman" w:cs="Times New Roman"/>
          <w:rPrChange w:id="2114" w:author="Lưu Gia Huy" w:date="2023-06-25T11:57:00Z">
            <w:rPr>
              <w:ins w:id="2115" w:author="Lưu Gia Huy" w:date="2023-06-23T15:53:00Z"/>
            </w:rPr>
          </w:rPrChange>
        </w:rPr>
      </w:pPr>
      <w:ins w:id="2116" w:author="Lưu Gia Huy" w:date="2023-06-24T08:57:00Z">
        <w:r>
          <w:rPr>
            <w:rFonts w:ascii="Times New Roman" w:hAnsi="Times New Roman" w:cs="Times New Roman"/>
          </w:rPr>
          <w:tab/>
        </w:r>
        <w:r>
          <w:rPr>
            <w:rFonts w:ascii="Times New Roman" w:hAnsi="Times New Roman" w:cs="Times New Roman"/>
          </w:rPr>
          <w:tab/>
        </w:r>
      </w:ins>
      <w:ins w:id="2117" w:author="Lưu Gia Huy" w:date="2023-06-24T08:59:00Z">
        <w:r>
          <w:rPr>
            <w:rFonts w:ascii="Times New Roman" w:hAnsi="Times New Roman" w:cs="Times New Roman"/>
          </w:rPr>
          <w:t xml:space="preserve">    </w:t>
        </w:r>
      </w:ins>
      <w:ins w:id="2118" w:author="Lưu Gia Huy" w:date="2023-06-24T08:57:00Z">
        <w:r>
          <w:rPr>
            <w:rFonts w:ascii="Times New Roman" w:hAnsi="Times New Roman" w:cs="Times New Roman"/>
          </w:rPr>
          <w:t>6 = 6</w:t>
        </w:r>
        <w:r>
          <w:rPr>
            <w:rFonts w:ascii="Times New Roman" w:hAnsi="Times New Roman" w:cs="Times New Roman"/>
          </w:rPr>
          <w:tab/>
        </w:r>
      </w:ins>
    </w:p>
    <w:p w14:paraId="3CEB0610" w14:textId="77777777" w:rsidR="00501C7E" w:rsidRDefault="00000000">
      <w:pPr>
        <w:rPr>
          <w:ins w:id="2119" w:author="Lưu Gia Huy" w:date="2023-06-24T22:01:00Z"/>
          <w:rFonts w:ascii="Times New Roman" w:hAnsi="Times New Roman" w:cs="Times New Roman"/>
        </w:rPr>
      </w:pPr>
      <w:ins w:id="2120" w:author="Lưu Gia Huy" w:date="2023-06-24T22:01:00Z">
        <w:r>
          <w:rPr>
            <w:rFonts w:ascii="Times New Roman" w:hAnsi="Times New Roman" w:cs="Times New Roman"/>
          </w:rPr>
          <w:t>FHE allows the same operations to be performed on both encrypted and plaintext data. This means that the result of a computation on encrypted data corresponds to the result of the corresponding operation on the plaintext data.</w:t>
        </w:r>
      </w:ins>
    </w:p>
    <w:p w14:paraId="1F5479F1" w14:textId="77777777" w:rsidR="00501C7E" w:rsidRDefault="00000000">
      <w:pPr>
        <w:rPr>
          <w:ins w:id="2121" w:author="Lưu Gia Huy" w:date="2023-06-24T22:01:00Z"/>
          <w:rFonts w:ascii="Times New Roman" w:hAnsi="Times New Roman" w:cs="Times New Roman"/>
        </w:rPr>
      </w:pPr>
      <w:ins w:id="2122" w:author="Lưu Gia Huy" w:date="2023-06-24T22:01:00Z">
        <w:r>
          <w:rPr>
            <w:rFonts w:ascii="Times New Roman" w:hAnsi="Times New Roman" w:cs="Times New Roman"/>
          </w:rPr>
          <w:t>FHE has numerous important applications, particularly in protecting privacy in computations on sensitive data. Instead of needing to decrypt the data to perform computations, FHE allows parties to perform computations on encrypted data without knowing specific information about the data. This ensures that the data remains undisclosed during the computation process.</w:t>
        </w:r>
      </w:ins>
    </w:p>
    <w:p w14:paraId="06D6DC22" w14:textId="77777777" w:rsidR="00501C7E" w:rsidRPr="00501C7E" w:rsidRDefault="00000000">
      <w:pPr>
        <w:rPr>
          <w:ins w:id="2123" w:author="Lưu Gia Huy" w:date="2023-06-24T08:40:00Z"/>
          <w:rFonts w:ascii="Times New Roman" w:hAnsi="Times New Roman" w:cs="Times New Roman"/>
          <w:rPrChange w:id="2124" w:author="Lưu Gia Huy" w:date="2023-06-25T11:57:00Z">
            <w:rPr>
              <w:ins w:id="2125" w:author="Lưu Gia Huy" w:date="2023-06-24T08:40:00Z"/>
            </w:rPr>
          </w:rPrChange>
        </w:rPr>
      </w:pPr>
      <w:ins w:id="2126" w:author="Lưu Gia Huy" w:date="2023-06-24T22:01:00Z">
        <w:r>
          <w:rPr>
            <w:rFonts w:ascii="Times New Roman" w:hAnsi="Times New Roman" w:cs="Times New Roman"/>
          </w:rPr>
          <w:t>However, FHE presents technical challenges, including slow computational speed and high complexity of operations on encrypted data. As a result, FHE is an ongoing area of research, with continuous efforts to improve performance and real-world applicability.</w:t>
        </w:r>
      </w:ins>
    </w:p>
    <w:p w14:paraId="7BC7C60F" w14:textId="77777777" w:rsidR="00501C7E" w:rsidRPr="00501C7E" w:rsidRDefault="00000000" w:rsidP="00501C7E">
      <w:pPr>
        <w:pStyle w:val="Heading3"/>
        <w:numPr>
          <w:ins w:id="2127" w:author="Lưu Gia Huy" w:date="2023-06-25T13:53:00Z"/>
        </w:numPr>
        <w:ind w:left="0"/>
        <w:rPr>
          <w:ins w:id="2128" w:author="Lưu Gia Huy" w:date="2023-06-24T08:46:00Z"/>
          <w:rFonts w:ascii="Times New Roman" w:hAnsi="Times New Roman" w:cs="Times New Roman"/>
          <w:b w:val="0"/>
          <w:bCs w:val="0"/>
          <w:szCs w:val="26"/>
          <w:rPrChange w:id="2129" w:author="Lưu Gia Huy" w:date="2023-06-25T11:57:00Z">
            <w:rPr>
              <w:ins w:id="2130" w:author="Lưu Gia Huy" w:date="2023-06-24T08:46:00Z"/>
              <w:rFonts w:ascii="Times New Roman" w:hAnsi="Times New Roman" w:cs="Times New Roman"/>
              <w:b/>
              <w:bCs/>
              <w:szCs w:val="26"/>
            </w:rPr>
          </w:rPrChange>
        </w:rPr>
        <w:pPrChange w:id="2131" w:author="Lưu Gia Huy" w:date="2023-06-25T13:53:00Z">
          <w:pPr/>
        </w:pPrChange>
      </w:pPr>
      <w:bookmarkStart w:id="2132" w:name="_Toc138588490"/>
      <w:ins w:id="2133" w:author="Lưu Gia Huy" w:date="2023-06-24T08:40:00Z">
        <w:r>
          <w:rPr>
            <w:rFonts w:ascii="Times New Roman" w:hAnsi="Times New Roman" w:cs="Times New Roman"/>
            <w:szCs w:val="26"/>
          </w:rPr>
          <w:lastRenderedPageBreak/>
          <w:t>BGV scheme</w:t>
        </w:r>
      </w:ins>
      <w:bookmarkEnd w:id="2132"/>
      <w:ins w:id="2134" w:author="Lưu Gia Huy" w:date="2023-06-24T14:57:00Z">
        <w:r>
          <w:rPr>
            <w:rFonts w:ascii="Times New Roman" w:hAnsi="Times New Roman" w:cs="Times New Roman"/>
            <w:szCs w:val="26"/>
          </w:rPr>
          <w:t xml:space="preserve"> </w:t>
        </w:r>
      </w:ins>
    </w:p>
    <w:p w14:paraId="3A06391E" w14:textId="77777777" w:rsidR="00501C7E" w:rsidRPr="00501C7E" w:rsidRDefault="00000000" w:rsidP="00501C7E">
      <w:pPr>
        <w:pStyle w:val="Heading4"/>
        <w:ind w:left="0"/>
        <w:rPr>
          <w:ins w:id="2135" w:author="Lưu Gia Huy" w:date="2023-06-24T14:39:00Z"/>
          <w:rFonts w:ascii="Times New Roman" w:hAnsi="Times New Roman" w:cs="Times New Roman"/>
          <w:rPrChange w:id="2136" w:author="Lưu Gia Huy" w:date="2023-06-25T11:57:00Z">
            <w:rPr>
              <w:ins w:id="2137" w:author="Lưu Gia Huy" w:date="2023-06-24T14:39:00Z"/>
            </w:rPr>
          </w:rPrChange>
        </w:rPr>
        <w:pPrChange w:id="2138" w:author="Lưu Gia Huy" w:date="2023-06-25T12:00:00Z">
          <w:pPr/>
        </w:pPrChange>
      </w:pPr>
      <w:ins w:id="2139" w:author="Lưu Gia Huy" w:date="2023-06-24T14:36:00Z">
        <w:r>
          <w:rPr>
            <w:rFonts w:ascii="Times New Roman" w:hAnsi="Times New Roman" w:cs="Times New Roman"/>
            <w:rPrChange w:id="2140" w:author="Lưu Gia Huy" w:date="2023-06-25T11:57:00Z">
              <w:rPr>
                <w:b/>
                <w:bCs/>
              </w:rPr>
            </w:rPrChange>
          </w:rPr>
          <w:t>Plaintext and Ciphertext Spaces</w:t>
        </w:r>
      </w:ins>
    </w:p>
    <w:p w14:paraId="1BC9FD8E" w14:textId="77777777" w:rsidR="00501C7E" w:rsidRPr="00501C7E" w:rsidRDefault="00000000">
      <w:pPr>
        <w:rPr>
          <w:ins w:id="2141" w:author="Lưu Gia Huy" w:date="2023-06-24T14:36:00Z"/>
          <w:rFonts w:ascii="Times New Roman" w:hAnsi="Times New Roman" w:cs="Times New Roman"/>
          <w:rPrChange w:id="2142" w:author="Lưu Gia Huy" w:date="2023-06-25T11:57:00Z">
            <w:rPr>
              <w:ins w:id="2143" w:author="Lưu Gia Huy" w:date="2023-06-24T14:36:00Z"/>
            </w:rPr>
          </w:rPrChange>
        </w:rPr>
      </w:pPr>
      <w:ins w:id="2144" w:author="Lưu Gia Huy" w:date="2023-06-24T14:36:00Z">
        <w:r>
          <w:rPr>
            <w:rFonts w:ascii="Times New Roman" w:hAnsi="Times New Roman" w:cs="Times New Roman"/>
            <w:rPrChange w:id="2145" w:author="Lưu Gia Huy" w:date="2023-06-25T11:57:00Z">
              <w:rPr/>
            </w:rPrChange>
          </w:rPr>
          <w:t xml:space="preserve">Plaintext: </w:t>
        </w:r>
      </w:ins>
      <w:ins w:id="2146" w:author="Lưu Gia Huy" w:date="2023-06-24T14:40:00Z">
        <w:r>
          <w:rPr>
            <w:rFonts w:ascii="Times New Roman" w:hAnsi="Times New Roman" w:cs="Times New Roman"/>
            <w:rPrChange w:id="2147" w:author="Lưu Gia Huy" w:date="2023-06-25T11:57:00Z">
              <w:rPr/>
            </w:rPrChange>
          </w:rPr>
          <w:t>P= R</w:t>
        </w:r>
        <w:r>
          <w:rPr>
            <w:rFonts w:ascii="Times New Roman" w:hAnsi="Times New Roman" w:cs="Times New Roman"/>
            <w:vertAlign w:val="subscript"/>
            <w:rPrChange w:id="2148" w:author="Lưu Gia Huy" w:date="2023-06-25T11:57:00Z">
              <w:rPr>
                <w:vertAlign w:val="subscript"/>
              </w:rPr>
            </w:rPrChange>
          </w:rPr>
          <w:t xml:space="preserve">t </w:t>
        </w:r>
        <w:r>
          <w:rPr>
            <w:rFonts w:ascii="Times New Roman" w:hAnsi="Times New Roman" w:cs="Times New Roman"/>
            <w:rPrChange w:id="2149" w:author="Lưu Gia Huy" w:date="2023-06-25T11:57:00Z">
              <w:rPr/>
            </w:rPrChange>
          </w:rPr>
          <w:t>= Z</w:t>
        </w:r>
        <w:r>
          <w:rPr>
            <w:rFonts w:ascii="Times New Roman" w:hAnsi="Times New Roman" w:cs="Times New Roman"/>
            <w:vertAlign w:val="subscript"/>
            <w:rPrChange w:id="2150" w:author="Lưu Gia Huy" w:date="2023-06-25T11:57:00Z">
              <w:rPr>
                <w:vertAlign w:val="subscript"/>
              </w:rPr>
            </w:rPrChange>
          </w:rPr>
          <w:t>t</w:t>
        </w:r>
        <w:r>
          <w:rPr>
            <w:rFonts w:ascii="Times New Roman" w:hAnsi="Times New Roman" w:cs="Times New Roman"/>
            <w:rPrChange w:id="2151" w:author="Lưu Gia Huy" w:date="2023-06-25T11:57:00Z">
              <w:rPr/>
            </w:rPrChange>
          </w:rPr>
          <w:t>[x]/(x</w:t>
        </w:r>
        <w:r>
          <w:rPr>
            <w:rFonts w:ascii="Times New Roman" w:hAnsi="Times New Roman" w:cs="Times New Roman"/>
            <w:vertAlign w:val="superscript"/>
            <w:rPrChange w:id="2152" w:author="Lưu Gia Huy" w:date="2023-06-25T11:57:00Z">
              <w:rPr>
                <w:vertAlign w:val="superscript"/>
              </w:rPr>
            </w:rPrChange>
          </w:rPr>
          <w:t>n</w:t>
        </w:r>
        <w:r>
          <w:rPr>
            <w:rFonts w:ascii="Times New Roman" w:hAnsi="Times New Roman" w:cs="Times New Roman"/>
            <w:rPrChange w:id="2153" w:author="Lưu Gia Huy" w:date="2023-06-25T11:57:00Z">
              <w:rPr/>
            </w:rPrChange>
          </w:rPr>
          <w:t>+1)</w:t>
        </w:r>
      </w:ins>
    </w:p>
    <w:p w14:paraId="2F10F945" w14:textId="77777777" w:rsidR="00501C7E" w:rsidRPr="00501C7E" w:rsidRDefault="00000000">
      <w:pPr>
        <w:rPr>
          <w:ins w:id="2154" w:author="Lưu Gia Huy" w:date="2023-06-25T10:10:00Z"/>
          <w:rFonts w:ascii="Times New Roman" w:hAnsi="Times New Roman" w:cs="Times New Roman"/>
          <w:rPrChange w:id="2155" w:author="Lưu Gia Huy" w:date="2023-06-25T11:57:00Z">
            <w:rPr>
              <w:ins w:id="2156" w:author="Lưu Gia Huy" w:date="2023-06-25T10:10:00Z"/>
              <w:rFonts w:ascii="Times New Roman" w:hAnsi="Times New Roman" w:cs="Times New Roman"/>
              <w:b/>
              <w:bCs/>
            </w:rPr>
          </w:rPrChange>
        </w:rPr>
      </w:pPr>
      <w:ins w:id="2157" w:author="Lưu Gia Huy" w:date="2023-06-24T14:37:00Z">
        <w:r>
          <w:rPr>
            <w:rFonts w:ascii="Times New Roman" w:hAnsi="Times New Roman" w:cs="Times New Roman"/>
            <w:rPrChange w:id="2158" w:author="Lưu Gia Huy" w:date="2023-06-25T11:57:00Z">
              <w:rPr/>
            </w:rPrChange>
          </w:rPr>
          <w:t xml:space="preserve">Cipher: </w:t>
        </w:r>
      </w:ins>
      <w:ins w:id="2159" w:author="Lưu Gia Huy" w:date="2023-06-24T14:41:00Z">
        <w:r>
          <w:rPr>
            <w:rFonts w:ascii="Times New Roman" w:hAnsi="Times New Roman" w:cs="Times New Roman"/>
            <w:rPrChange w:id="2160" w:author="Lưu Gia Huy" w:date="2023-06-25T11:57:00Z">
              <w:rPr/>
            </w:rPrChange>
          </w:rPr>
          <w:t>C = R</w:t>
        </w:r>
        <w:r>
          <w:rPr>
            <w:rFonts w:ascii="Times New Roman" w:hAnsi="Times New Roman" w:cs="Times New Roman"/>
            <w:vertAlign w:val="subscript"/>
            <w:rPrChange w:id="2161" w:author="Lưu Gia Huy" w:date="2023-06-25T11:57:00Z">
              <w:rPr>
                <w:vertAlign w:val="subscript"/>
              </w:rPr>
            </w:rPrChange>
          </w:rPr>
          <w:t xml:space="preserve">q </w:t>
        </w:r>
        <w:r>
          <w:rPr>
            <w:rFonts w:ascii="Times New Roman" w:hAnsi="Times New Roman" w:cs="Times New Roman"/>
            <w:rPrChange w:id="2162" w:author="Lưu Gia Huy" w:date="2023-06-25T11:57:00Z">
              <w:rPr/>
            </w:rPrChange>
          </w:rPr>
          <w:t>* R</w:t>
        </w:r>
        <w:r>
          <w:rPr>
            <w:rFonts w:ascii="Times New Roman" w:hAnsi="Times New Roman" w:cs="Times New Roman"/>
            <w:vertAlign w:val="subscript"/>
            <w:rPrChange w:id="2163" w:author="Lưu Gia Huy" w:date="2023-06-25T11:57:00Z">
              <w:rPr>
                <w:vertAlign w:val="subscript"/>
              </w:rPr>
            </w:rPrChange>
          </w:rPr>
          <w:t>q</w:t>
        </w:r>
        <w:r>
          <w:rPr>
            <w:rFonts w:ascii="Times New Roman" w:hAnsi="Times New Roman" w:cs="Times New Roman"/>
            <w:rPrChange w:id="2164" w:author="Lưu Gia Huy" w:date="2023-06-25T11:57:00Z">
              <w:rPr/>
            </w:rPrChange>
          </w:rPr>
          <w:t xml:space="preserve"> ; R</w:t>
        </w:r>
        <w:r>
          <w:rPr>
            <w:rFonts w:ascii="Times New Roman" w:hAnsi="Times New Roman" w:cs="Times New Roman"/>
            <w:vertAlign w:val="subscript"/>
            <w:rPrChange w:id="2165" w:author="Lưu Gia Huy" w:date="2023-06-25T11:57:00Z">
              <w:rPr>
                <w:vertAlign w:val="subscript"/>
              </w:rPr>
            </w:rPrChange>
          </w:rPr>
          <w:t>q</w:t>
        </w:r>
        <w:r>
          <w:rPr>
            <w:rFonts w:ascii="Times New Roman" w:hAnsi="Times New Roman" w:cs="Times New Roman"/>
            <w:rPrChange w:id="2166" w:author="Lưu Gia Huy" w:date="2023-06-25T11:57:00Z">
              <w:rPr/>
            </w:rPrChange>
          </w:rPr>
          <w:t xml:space="preserve"> = </w:t>
        </w:r>
      </w:ins>
      <w:ins w:id="2167" w:author="Lưu Gia Huy" w:date="2023-06-24T14:42:00Z">
        <w:r>
          <w:rPr>
            <w:rFonts w:ascii="Times New Roman" w:hAnsi="Times New Roman" w:cs="Times New Roman"/>
            <w:rPrChange w:id="2168" w:author="Lưu Gia Huy" w:date="2023-06-25T11:57:00Z">
              <w:rPr/>
            </w:rPrChange>
          </w:rPr>
          <w:t>Z</w:t>
        </w:r>
        <w:r>
          <w:rPr>
            <w:rFonts w:ascii="Times New Roman" w:hAnsi="Times New Roman" w:cs="Times New Roman"/>
            <w:vertAlign w:val="subscript"/>
            <w:rPrChange w:id="2169" w:author="Lưu Gia Huy" w:date="2023-06-25T11:57:00Z">
              <w:rPr>
                <w:vertAlign w:val="subscript"/>
              </w:rPr>
            </w:rPrChange>
          </w:rPr>
          <w:t>q</w:t>
        </w:r>
        <w:r>
          <w:rPr>
            <w:rFonts w:ascii="Times New Roman" w:hAnsi="Times New Roman" w:cs="Times New Roman"/>
            <w:rPrChange w:id="2170" w:author="Lưu Gia Huy" w:date="2023-06-25T11:57:00Z">
              <w:rPr/>
            </w:rPrChange>
          </w:rPr>
          <w:t>[x]/(x</w:t>
        </w:r>
        <w:r>
          <w:rPr>
            <w:rFonts w:ascii="Times New Roman" w:hAnsi="Times New Roman" w:cs="Times New Roman"/>
            <w:vertAlign w:val="superscript"/>
            <w:rPrChange w:id="2171" w:author="Lưu Gia Huy" w:date="2023-06-25T11:57:00Z">
              <w:rPr>
                <w:vertAlign w:val="superscript"/>
              </w:rPr>
            </w:rPrChange>
          </w:rPr>
          <w:t>n</w:t>
        </w:r>
        <w:r>
          <w:rPr>
            <w:rFonts w:ascii="Times New Roman" w:hAnsi="Times New Roman" w:cs="Times New Roman"/>
            <w:rPrChange w:id="2172" w:author="Lưu Gia Huy" w:date="2023-06-25T11:57:00Z">
              <w:rPr/>
            </w:rPrChange>
          </w:rPr>
          <w:t>+1)</w:t>
        </w:r>
      </w:ins>
      <w:ins w:id="2173" w:author="Lưu Gia Huy" w:date="2023-06-24T15:25:00Z">
        <w:r>
          <w:rPr>
            <w:rFonts w:ascii="Times New Roman" w:hAnsi="Times New Roman" w:cs="Times New Roman"/>
          </w:rPr>
          <w:br/>
        </w:r>
        <w:r>
          <w:rPr>
            <w:rFonts w:ascii="Times New Roman" w:hAnsi="Times New Roman" w:cs="Times New Roman"/>
            <w:lang w:val="en-US"/>
          </w:rPr>
          <w:t>F</w:t>
        </w:r>
        <w:r>
          <w:rPr>
            <w:rFonts w:ascii="Times New Roman" w:hAnsi="Times New Roman" w:cs="Times New Roman"/>
          </w:rPr>
          <w:t xml:space="preserve">or efficiency purposes, </w:t>
        </w:r>
        <w:r>
          <w:rPr>
            <w:rFonts w:ascii="Times New Roman" w:hAnsi="Times New Roman" w:cs="Times New Roman"/>
            <w:lang w:val="en-US"/>
          </w:rPr>
          <w:t>n</w:t>
        </w:r>
        <w:r>
          <w:rPr>
            <w:rFonts w:ascii="Times New Roman" w:hAnsi="Times New Roman" w:cs="Times New Roman"/>
          </w:rPr>
          <w:t xml:space="preserve"> is usually set as a power of 2 integer. </w:t>
        </w:r>
        <w:r>
          <w:rPr>
            <w:rFonts w:ascii="Times New Roman" w:hAnsi="Times New Roman" w:cs="Times New Roman"/>
            <w:lang w:val="en-US"/>
          </w:rPr>
          <w:t>q</w:t>
        </w:r>
        <w:r>
          <w:rPr>
            <w:rFonts w:ascii="Times New Roman" w:hAnsi="Times New Roman" w:cs="Times New Roman"/>
          </w:rPr>
          <w:t xml:space="preserve"> is usually much greater than </w:t>
        </w:r>
        <w:r>
          <w:rPr>
            <w:rFonts w:ascii="Times New Roman" w:hAnsi="Times New Roman" w:cs="Times New Roman"/>
            <w:lang w:val="en-US"/>
          </w:rPr>
          <w:t>t</w:t>
        </w:r>
        <w:r>
          <w:rPr>
            <w:rFonts w:ascii="Times New Roman" w:hAnsi="Times New Roman" w:cs="Times New Roman"/>
          </w:rPr>
          <w:t xml:space="preserve">, hence, the cardinality of </w:t>
        </w:r>
        <w:r>
          <w:rPr>
            <w:rFonts w:ascii="Times New Roman" w:hAnsi="Times New Roman" w:cs="Times New Roman"/>
            <w:lang w:val="en-US"/>
          </w:rPr>
          <w:t>C</w:t>
        </w:r>
        <w:r>
          <w:rPr>
            <w:rFonts w:ascii="Times New Roman" w:hAnsi="Times New Roman" w:cs="Times New Roman"/>
          </w:rPr>
          <w:t xml:space="preserve"> is much larger than that of </w:t>
        </w:r>
        <w:r>
          <w:rPr>
            <w:rFonts w:ascii="Times New Roman" w:hAnsi="Times New Roman" w:cs="Times New Roman"/>
            <w:lang w:val="en-US"/>
          </w:rPr>
          <w:t>P</w:t>
        </w:r>
        <w:r>
          <w:rPr>
            <w:rFonts w:ascii="Times New Roman" w:hAnsi="Times New Roman" w:cs="Times New Roman"/>
          </w:rPr>
          <w:t xml:space="preserve">, which also means a plaintext message </w:t>
        </w:r>
        <w:r>
          <w:rPr>
            <w:rFonts w:ascii="Times New Roman" w:hAnsi="Times New Roman" w:cs="Times New Roman"/>
            <w:lang w:val="en-US"/>
          </w:rPr>
          <w:t>M</w:t>
        </w:r>
        <w:r>
          <w:rPr>
            <w:rFonts w:ascii="Times New Roman" w:hAnsi="Times New Roman" w:cs="Times New Roman"/>
          </w:rPr>
          <w:t xml:space="preserve"> in</w:t>
        </w:r>
        <w:r>
          <w:rPr>
            <w:rFonts w:ascii="Times New Roman" w:hAnsi="Times New Roman" w:cs="Times New Roman"/>
            <w:lang w:val="en-US"/>
          </w:rPr>
          <w:t xml:space="preserve"> P</w:t>
        </w:r>
        <w:r>
          <w:rPr>
            <w:rFonts w:ascii="Times New Roman" w:hAnsi="Times New Roman" w:cs="Times New Roman"/>
          </w:rPr>
          <w:t xml:space="preserve"> can be mapped to multiple valid ciphertexts in</w:t>
        </w:r>
        <w:r>
          <w:rPr>
            <w:rFonts w:ascii="Times New Roman" w:hAnsi="Times New Roman" w:cs="Times New Roman"/>
            <w:lang w:val="en-US"/>
          </w:rPr>
          <w:t xml:space="preserve"> C.</w:t>
        </w:r>
        <w:r>
          <w:rPr>
            <w:rFonts w:ascii="Times New Roman" w:hAnsi="Times New Roman" w:cs="Times New Roman"/>
          </w:rPr>
          <w:t xml:space="preserve"> </w:t>
        </w:r>
      </w:ins>
    </w:p>
    <w:p w14:paraId="393786E3" w14:textId="77777777" w:rsidR="00501C7E" w:rsidRPr="00501C7E" w:rsidRDefault="00000000" w:rsidP="00501C7E">
      <w:pPr>
        <w:pStyle w:val="Heading4"/>
        <w:ind w:left="0"/>
        <w:rPr>
          <w:ins w:id="2174" w:author="Lưu Gia Huy" w:date="2023-06-24T14:46:00Z"/>
          <w:rFonts w:ascii="Times New Roman" w:hAnsi="Times New Roman" w:cs="Times New Roman"/>
          <w:b w:val="0"/>
          <w:bCs w:val="0"/>
          <w:rPrChange w:id="2175" w:author="Lưu Gia Huy" w:date="2023-06-25T11:57:00Z">
            <w:rPr>
              <w:ins w:id="2176" w:author="Lưu Gia Huy" w:date="2023-06-24T14:46:00Z"/>
              <w:b/>
              <w:bCs/>
            </w:rPr>
          </w:rPrChange>
        </w:rPr>
        <w:pPrChange w:id="2177" w:author="Lưu Gia Huy" w:date="2023-06-25T12:00:00Z">
          <w:pPr/>
        </w:pPrChange>
      </w:pPr>
      <w:ins w:id="2178" w:author="Lưu Gia Huy" w:date="2023-06-24T14:45:00Z">
        <w:r>
          <w:rPr>
            <w:rFonts w:ascii="Times New Roman" w:hAnsi="Times New Roman" w:cs="Times New Roman"/>
            <w:rPrChange w:id="2179" w:author="Lưu Gia Huy" w:date="2023-06-25T11:57:00Z">
              <w:rPr>
                <w:b/>
                <w:bCs/>
              </w:rPr>
            </w:rPrChange>
          </w:rPr>
          <w:t>Parameters</w:t>
        </w:r>
      </w:ins>
    </w:p>
    <w:p w14:paraId="223E7C7F" w14:textId="77777777" w:rsidR="00501C7E" w:rsidRDefault="00000000">
      <w:pPr>
        <w:rPr>
          <w:ins w:id="2180" w:author="Lưu Gia Huy" w:date="2023-06-24T14:50:00Z"/>
          <w:rFonts w:ascii="Times New Roman" w:hAnsi="Times New Roman" w:cs="Times New Roman"/>
        </w:rPr>
      </w:pPr>
      <w:ins w:id="2181" w:author="Lưu Gia Huy" w:date="2023-06-24T14:47:00Z">
        <w:r>
          <w:rPr>
            <w:rFonts w:ascii="Times New Roman" w:hAnsi="Times New Roman" w:cs="Times New Roman"/>
          </w:rPr>
          <w:t>R</w:t>
        </w:r>
        <w:r>
          <w:rPr>
            <w:rFonts w:ascii="Times New Roman" w:hAnsi="Times New Roman" w:cs="Times New Roman"/>
            <w:vertAlign w:val="subscript"/>
          </w:rPr>
          <w:t>2</w:t>
        </w:r>
        <w:r>
          <w:rPr>
            <w:rFonts w:ascii="Times New Roman" w:hAnsi="Times New Roman" w:cs="Times New Roman"/>
          </w:rPr>
          <w:t xml:space="preserve"> : </w:t>
        </w:r>
      </w:ins>
      <w:ins w:id="2182" w:author="Lưu Gia Huy" w:date="2023-06-24T14:53:00Z">
        <w:r>
          <w:rPr>
            <w:rFonts w:ascii="Times New Roman" w:hAnsi="Times New Roman" w:cs="Times New Roman"/>
          </w:rPr>
          <w:t>mostly used in the encryption keys, is a uniform random distribution used to sample polynomials with integer coefficients in</w:t>
        </w:r>
      </w:ins>
      <w:ins w:id="2183" w:author="Lưu Gia Huy" w:date="2023-06-24T14:49:00Z">
        <w:r>
          <w:rPr>
            <w:rFonts w:ascii="Times New Roman" w:hAnsi="Times New Roman" w:cs="Times New Roman"/>
          </w:rPr>
          <w:t xml:space="preserve"> </w:t>
        </w:r>
      </w:ins>
      <w:ins w:id="2184" w:author="Lưu Gia Huy" w:date="2023-06-24T14:50:00Z">
        <w:r>
          <w:rPr>
            <w:rFonts w:ascii="Times New Roman" w:hAnsi="Times New Roman" w:cs="Times New Roman"/>
          </w:rPr>
          <w:t>{-1,0,1}.</w:t>
        </w:r>
      </w:ins>
    </w:p>
    <w:p w14:paraId="523AD94B" w14:textId="77777777" w:rsidR="00501C7E" w:rsidRDefault="00000000">
      <w:pPr>
        <w:rPr>
          <w:ins w:id="2185" w:author="Lưu Gia Huy" w:date="2023-06-24T14:54:00Z"/>
          <w:rFonts w:ascii="Times New Roman" w:hAnsi="Times New Roman" w:cs="Times New Roman"/>
        </w:rPr>
      </w:pPr>
      <w:ins w:id="2186" w:author="Lưu Gia Huy" w:date="2023-06-24T14:50:00Z">
        <w:r>
          <w:rPr>
            <w:rFonts w:ascii="Times New Roman" w:hAnsi="Times New Roman" w:cs="Times New Roman"/>
          </w:rPr>
          <w:t xml:space="preserve">X : </w:t>
        </w:r>
      </w:ins>
      <w:ins w:id="2187" w:author="Lưu Gia Huy" w:date="2023-06-24T14:54:00Z">
        <w:r>
          <w:rPr>
            <w:rFonts w:ascii="Times New Roman" w:hAnsi="Times New Roman" w:cs="Times New Roman"/>
          </w:rPr>
          <w:t>is the error distribution defined as a discrete Gaussian distribution</w:t>
        </w:r>
      </w:ins>
    </w:p>
    <w:p w14:paraId="36AF0530" w14:textId="77777777" w:rsidR="00501C7E" w:rsidRDefault="00000000">
      <w:pPr>
        <w:rPr>
          <w:ins w:id="2188" w:author="Lưu Gia Huy" w:date="2023-06-24T14:55:00Z"/>
          <w:rFonts w:ascii="Times New Roman" w:hAnsi="Times New Roman" w:cs="Times New Roman"/>
        </w:rPr>
      </w:pPr>
      <w:ins w:id="2189" w:author="Lưu Gia Huy" w:date="2023-06-24T14:53:00Z">
        <w:r>
          <w:rPr>
            <w:rFonts w:ascii="Times New Roman" w:hAnsi="Times New Roman" w:cs="Times New Roman"/>
          </w:rPr>
          <w:t>R</w:t>
        </w:r>
        <w:r>
          <w:rPr>
            <w:rFonts w:ascii="Times New Roman" w:hAnsi="Times New Roman" w:cs="Times New Roman"/>
            <w:vertAlign w:val="subscript"/>
          </w:rPr>
          <w:t>q</w:t>
        </w:r>
        <w:r>
          <w:rPr>
            <w:rFonts w:ascii="Times New Roman" w:hAnsi="Times New Roman" w:cs="Times New Roman"/>
          </w:rPr>
          <w:t xml:space="preserve"> : </w:t>
        </w:r>
      </w:ins>
      <w:ins w:id="2190" w:author="Lưu Gia Huy" w:date="2023-06-24T14:54:00Z">
        <w:r>
          <w:rPr>
            <w:rFonts w:ascii="Times New Roman" w:hAnsi="Times New Roman" w:cs="Times New Roman"/>
          </w:rPr>
          <w:t>is a</w:t>
        </w:r>
      </w:ins>
      <w:ins w:id="2191" w:author="Lưu Gia Huy" w:date="2023-06-24T14:53:00Z">
        <w:r>
          <w:rPr>
            <w:rFonts w:ascii="Times New Roman" w:hAnsi="Times New Roman" w:cs="Times New Roman"/>
          </w:rPr>
          <w:t xml:space="preserve"> uniform random distribution over R</w:t>
        </w:r>
        <w:r>
          <w:rPr>
            <w:rFonts w:ascii="Times New Roman" w:hAnsi="Times New Roman" w:cs="Times New Roman"/>
            <w:vertAlign w:val="subscript"/>
          </w:rPr>
          <w:t>q</w:t>
        </w:r>
      </w:ins>
      <w:ins w:id="2192" w:author="Lưu Gia Huy" w:date="2023-06-24T14:54:00Z">
        <w:r>
          <w:rPr>
            <w:rFonts w:ascii="Times New Roman" w:hAnsi="Times New Roman" w:cs="Times New Roman"/>
            <w:vertAlign w:val="subscript"/>
          </w:rPr>
          <w:t xml:space="preserve"> </w:t>
        </w:r>
        <w:r>
          <w:rPr>
            <w:rFonts w:ascii="Times New Roman" w:hAnsi="Times New Roman" w:cs="Times New Roman"/>
          </w:rPr>
          <w:t>for sampling polynomials in {0,1,</w:t>
        </w:r>
      </w:ins>
      <w:ins w:id="2193" w:author="Lưu Gia Huy" w:date="2023-06-24T14:55:00Z">
        <w:r>
          <w:rPr>
            <w:rFonts w:ascii="Times New Roman" w:hAnsi="Times New Roman" w:cs="Times New Roman"/>
          </w:rPr>
          <w:t>...,q</w:t>
        </w:r>
      </w:ins>
      <w:ins w:id="2194" w:author="Lưu Gia Huy" w:date="2023-06-24T21:05:00Z">
        <w:r>
          <w:rPr>
            <w:rFonts w:ascii="Times New Roman" w:hAnsi="Times New Roman" w:cs="Times New Roman"/>
          </w:rPr>
          <w:t>-</w:t>
        </w:r>
      </w:ins>
      <w:ins w:id="2195" w:author="Lưu Gia Huy" w:date="2023-06-24T14:55:00Z">
        <w:r>
          <w:rPr>
            <w:rFonts w:ascii="Times New Roman" w:hAnsi="Times New Roman" w:cs="Times New Roman"/>
          </w:rPr>
          <w:t>1</w:t>
        </w:r>
      </w:ins>
      <w:ins w:id="2196" w:author="Lưu Gia Huy" w:date="2023-06-24T14:54:00Z">
        <w:r>
          <w:rPr>
            <w:rFonts w:ascii="Times New Roman" w:hAnsi="Times New Roman" w:cs="Times New Roman"/>
          </w:rPr>
          <w:t>}</w:t>
        </w:r>
      </w:ins>
    </w:p>
    <w:p w14:paraId="7366CE56" w14:textId="77777777" w:rsidR="00501C7E" w:rsidRDefault="00501C7E">
      <w:pPr>
        <w:rPr>
          <w:ins w:id="2197" w:author="Lưu Gia Huy" w:date="2023-06-25T10:10:00Z"/>
          <w:rFonts w:ascii="Times New Roman" w:hAnsi="Times New Roman" w:cs="Times New Roman"/>
          <w:b/>
          <w:bCs/>
        </w:rPr>
      </w:pPr>
    </w:p>
    <w:p w14:paraId="4A06B985" w14:textId="77777777" w:rsidR="00501C7E" w:rsidRPr="00501C7E" w:rsidRDefault="00000000" w:rsidP="00501C7E">
      <w:pPr>
        <w:pStyle w:val="Heading4"/>
        <w:ind w:left="0"/>
        <w:rPr>
          <w:ins w:id="2198" w:author="Lưu Gia Huy" w:date="2023-06-24T14:56:00Z"/>
          <w:rFonts w:ascii="Times New Roman" w:hAnsi="Times New Roman" w:cs="Times New Roman"/>
          <w:b w:val="0"/>
          <w:bCs w:val="0"/>
          <w:rPrChange w:id="2199" w:author="Lưu Gia Huy" w:date="2023-06-25T11:57:00Z">
            <w:rPr>
              <w:ins w:id="2200" w:author="Lưu Gia Huy" w:date="2023-06-24T14:56:00Z"/>
              <w:b/>
              <w:bCs/>
            </w:rPr>
          </w:rPrChange>
        </w:rPr>
        <w:pPrChange w:id="2201" w:author="Lưu Gia Huy" w:date="2023-06-25T12:00:00Z">
          <w:pPr/>
        </w:pPrChange>
      </w:pPr>
      <w:ins w:id="2202" w:author="Lưu Gia Huy" w:date="2023-06-24T14:56:00Z">
        <w:r>
          <w:rPr>
            <w:rFonts w:ascii="Times New Roman" w:hAnsi="Times New Roman" w:cs="Times New Roman"/>
            <w:rPrChange w:id="2203" w:author="Lưu Gia Huy" w:date="2023-06-25T11:57:00Z">
              <w:rPr>
                <w:b/>
                <w:bCs/>
              </w:rPr>
            </w:rPrChange>
          </w:rPr>
          <w:t>Plaintext Encoding and Decoding</w:t>
        </w:r>
      </w:ins>
    </w:p>
    <w:p w14:paraId="7F07FBF4" w14:textId="77777777" w:rsidR="00501C7E" w:rsidRDefault="00000000">
      <w:pPr>
        <w:rPr>
          <w:ins w:id="2204" w:author="Lưu Gia Huy" w:date="2023-06-24T14:57:00Z"/>
          <w:rFonts w:ascii="Times New Roman" w:hAnsi="Times New Roman" w:cs="Times New Roman"/>
        </w:rPr>
      </w:pPr>
      <w:ins w:id="2205" w:author="Lưu Gia Huy" w:date="2023-06-24T14:56:00Z">
        <w:r>
          <w:rPr>
            <w:rFonts w:ascii="Times New Roman" w:hAnsi="Times New Roman" w:cs="Times New Roman"/>
          </w:rPr>
          <w:t xml:space="preserve">The </w:t>
        </w:r>
      </w:ins>
      <w:ins w:id="2206" w:author="Lưu Gia Huy" w:date="2023-06-24T14:57:00Z">
        <w:r>
          <w:rPr>
            <w:rFonts w:ascii="Times New Roman" w:hAnsi="Times New Roman" w:cs="Times New Roman"/>
          </w:rPr>
          <w:t>integer encoding scheme, works as follow:</w:t>
        </w:r>
      </w:ins>
    </w:p>
    <w:p w14:paraId="7059BB45" w14:textId="77777777" w:rsidR="00501C7E" w:rsidRDefault="00000000" w:rsidP="00501C7E">
      <w:pPr>
        <w:numPr>
          <w:ilvl w:val="0"/>
          <w:numId w:val="15"/>
          <w:ins w:id="2207" w:author="Lưu Gia Huy" w:date="2023-06-25T13:53:00Z"/>
        </w:numPr>
        <w:rPr>
          <w:ins w:id="2208" w:author="Lưu Gia Huy" w:date="2023-06-24T15:01:00Z"/>
          <w:rFonts w:ascii="Times New Roman" w:hAnsi="Times New Roman" w:cs="Times New Roman"/>
        </w:rPr>
        <w:pPrChange w:id="2209" w:author="Lưu Gia Huy" w:date="2023-06-25T13:53:00Z">
          <w:pPr/>
        </w:pPrChange>
      </w:pPr>
      <w:ins w:id="2210" w:author="Lưu Gia Huy" w:date="2023-06-24T15:00:00Z">
        <w:r>
          <w:rPr>
            <w:rFonts w:ascii="Times New Roman" w:hAnsi="Times New Roman" w:cs="Times New Roman"/>
          </w:rPr>
          <w:t xml:space="preserve">Represent m in </w:t>
        </w:r>
      </w:ins>
      <w:ins w:id="2211" w:author="Lưu Gia Huy" w:date="2023-06-24T15:01:00Z">
        <w:r>
          <w:rPr>
            <w:rFonts w:ascii="Times New Roman" w:hAnsi="Times New Roman" w:cs="Times New Roman"/>
          </w:rPr>
          <w:t>binary representation:</w:t>
        </w:r>
      </w:ins>
    </w:p>
    <w:p w14:paraId="3D723B2E" w14:textId="77777777" w:rsidR="00501C7E" w:rsidRDefault="00000000">
      <w:pPr>
        <w:rPr>
          <w:ins w:id="2212" w:author="Lưu Gia Huy" w:date="2023-06-24T15:03:00Z"/>
          <w:rFonts w:ascii="Times New Roman" w:hAnsi="Times New Roman" w:cs="Times New Roman"/>
          <w:vertAlign w:val="subscript"/>
        </w:rPr>
      </w:pPr>
      <w:ins w:id="2213" w:author="Lưu Gia Huy" w:date="2023-06-24T15:01:00Z">
        <w:r>
          <w:rPr>
            <w:rFonts w:ascii="Times New Roman" w:hAnsi="Times New Roman" w:cs="Times New Roman"/>
          </w:rPr>
          <w:tab/>
        </w:r>
      </w:ins>
      <w:ins w:id="2214" w:author="Lưu Gia Huy" w:date="2023-06-24T15:02:00Z">
        <w:r>
          <w:rPr>
            <w:rFonts w:ascii="Times New Roman" w:hAnsi="Times New Roman" w:cs="Times New Roman"/>
          </w:rPr>
          <w:t>m</w:t>
        </w:r>
      </w:ins>
      <w:ins w:id="2215" w:author="Lưu Gia Huy" w:date="2023-06-24T15:01:00Z">
        <w:r>
          <w:rPr>
            <w:rFonts w:ascii="Times New Roman" w:hAnsi="Times New Roman" w:cs="Times New Roman"/>
          </w:rPr>
          <w:t xml:space="preserve"> = a</w:t>
        </w:r>
        <w:r>
          <w:rPr>
            <w:rFonts w:ascii="Times New Roman" w:hAnsi="Times New Roman" w:cs="Times New Roman"/>
            <w:vertAlign w:val="subscript"/>
          </w:rPr>
          <w:t>n-1</w:t>
        </w:r>
      </w:ins>
      <w:ins w:id="2216" w:author="Lưu Gia Huy" w:date="2023-06-24T15:02:00Z">
        <w:r>
          <w:rPr>
            <w:rFonts w:ascii="Times New Roman" w:hAnsi="Times New Roman" w:cs="Times New Roman"/>
          </w:rPr>
          <w:t>.....a</w:t>
        </w:r>
        <w:r>
          <w:rPr>
            <w:rFonts w:ascii="Times New Roman" w:hAnsi="Times New Roman" w:cs="Times New Roman"/>
            <w:vertAlign w:val="subscript"/>
          </w:rPr>
          <w:t>2</w:t>
        </w:r>
        <w:r>
          <w:rPr>
            <w:rFonts w:ascii="Times New Roman" w:hAnsi="Times New Roman" w:cs="Times New Roman"/>
          </w:rPr>
          <w:t>a</w:t>
        </w:r>
        <w:r>
          <w:rPr>
            <w:rFonts w:ascii="Times New Roman" w:hAnsi="Times New Roman" w:cs="Times New Roman"/>
            <w:vertAlign w:val="subscript"/>
          </w:rPr>
          <w:t>1</w:t>
        </w:r>
        <w:r>
          <w:rPr>
            <w:rFonts w:ascii="Times New Roman" w:hAnsi="Times New Roman" w:cs="Times New Roman"/>
          </w:rPr>
          <w:t>a</w:t>
        </w:r>
        <w:r>
          <w:rPr>
            <w:rFonts w:ascii="Times New Roman" w:hAnsi="Times New Roman" w:cs="Times New Roman"/>
            <w:vertAlign w:val="subscript"/>
          </w:rPr>
          <w:t>0</w:t>
        </w:r>
      </w:ins>
    </w:p>
    <w:p w14:paraId="625529F4" w14:textId="77777777" w:rsidR="00501C7E" w:rsidRDefault="00000000" w:rsidP="00501C7E">
      <w:pPr>
        <w:numPr>
          <w:ilvl w:val="0"/>
          <w:numId w:val="15"/>
          <w:ins w:id="2217" w:author="Lưu Gia Huy" w:date="2023-06-25T13:53:00Z"/>
        </w:numPr>
        <w:rPr>
          <w:ins w:id="2218" w:author="Lưu Gia Huy" w:date="2023-06-24T15:04:00Z"/>
          <w:rFonts w:ascii="Times New Roman" w:hAnsi="Times New Roman" w:cs="Times New Roman"/>
        </w:rPr>
        <w:pPrChange w:id="2219" w:author="Lưu Gia Huy" w:date="2023-06-25T13:53:00Z">
          <w:pPr/>
        </w:pPrChange>
      </w:pPr>
      <w:ins w:id="2220" w:author="Lưu Gia Huy" w:date="2023-06-24T15:03:00Z">
        <w:r>
          <w:rPr>
            <w:rFonts w:ascii="Times New Roman" w:hAnsi="Times New Roman" w:cs="Times New Roman"/>
          </w:rPr>
          <w:t>Compose M =a</w:t>
        </w:r>
        <w:r>
          <w:rPr>
            <w:rFonts w:ascii="Times New Roman" w:hAnsi="Times New Roman" w:cs="Times New Roman"/>
            <w:vertAlign w:val="subscript"/>
          </w:rPr>
          <w:t>n-1</w:t>
        </w:r>
        <w:r>
          <w:rPr>
            <w:rFonts w:ascii="Times New Roman" w:hAnsi="Times New Roman" w:cs="Times New Roman"/>
          </w:rPr>
          <w:t>x</w:t>
        </w:r>
      </w:ins>
      <w:ins w:id="2221" w:author="Lưu Gia Huy" w:date="2023-06-24T15:04:00Z">
        <w:r>
          <w:rPr>
            <w:rFonts w:ascii="Times New Roman" w:hAnsi="Times New Roman" w:cs="Times New Roman"/>
          </w:rPr>
          <w:t xml:space="preserve"> + </w:t>
        </w:r>
      </w:ins>
      <w:ins w:id="2222" w:author="Lưu Gia Huy" w:date="2023-06-24T15:03:00Z">
        <w:r>
          <w:rPr>
            <w:rFonts w:ascii="Times New Roman" w:hAnsi="Times New Roman" w:cs="Times New Roman"/>
          </w:rPr>
          <w:t>.....a</w:t>
        </w:r>
        <w:r>
          <w:rPr>
            <w:rFonts w:ascii="Times New Roman" w:hAnsi="Times New Roman" w:cs="Times New Roman"/>
            <w:vertAlign w:val="subscript"/>
          </w:rPr>
          <w:t>2</w:t>
        </w:r>
      </w:ins>
      <w:ins w:id="2223" w:author="Lưu Gia Huy" w:date="2023-06-24T15:04:00Z">
        <w:r>
          <w:rPr>
            <w:rFonts w:ascii="Times New Roman" w:hAnsi="Times New Roman" w:cs="Times New Roman"/>
          </w:rPr>
          <w:t>x</w:t>
        </w:r>
        <w:r>
          <w:rPr>
            <w:rFonts w:ascii="Times New Roman" w:hAnsi="Times New Roman" w:cs="Times New Roman"/>
            <w:vertAlign w:val="superscript"/>
          </w:rPr>
          <w:t xml:space="preserve">2 </w:t>
        </w:r>
        <w:r>
          <w:rPr>
            <w:rFonts w:ascii="Times New Roman" w:hAnsi="Times New Roman" w:cs="Times New Roman"/>
          </w:rPr>
          <w:t xml:space="preserve">+ </w:t>
        </w:r>
      </w:ins>
      <w:ins w:id="2224" w:author="Lưu Gia Huy" w:date="2023-06-24T15:03:00Z">
        <w:r>
          <w:rPr>
            <w:rFonts w:ascii="Times New Roman" w:hAnsi="Times New Roman" w:cs="Times New Roman"/>
          </w:rPr>
          <w:t>a</w:t>
        </w:r>
        <w:r>
          <w:rPr>
            <w:rFonts w:ascii="Times New Roman" w:hAnsi="Times New Roman" w:cs="Times New Roman"/>
            <w:vertAlign w:val="subscript"/>
          </w:rPr>
          <w:t>1</w:t>
        </w:r>
      </w:ins>
      <w:ins w:id="2225" w:author="Lưu Gia Huy" w:date="2023-06-24T15:04:00Z">
        <w:r>
          <w:rPr>
            <w:rFonts w:ascii="Times New Roman" w:hAnsi="Times New Roman" w:cs="Times New Roman"/>
          </w:rPr>
          <w:t xml:space="preserve">x + </w:t>
        </w:r>
      </w:ins>
      <w:ins w:id="2226" w:author="Lưu Gia Huy" w:date="2023-06-24T15:03:00Z">
        <w:r>
          <w:rPr>
            <w:rFonts w:ascii="Times New Roman" w:hAnsi="Times New Roman" w:cs="Times New Roman"/>
          </w:rPr>
          <w:t>a</w:t>
        </w:r>
        <w:r>
          <w:rPr>
            <w:rFonts w:ascii="Times New Roman" w:hAnsi="Times New Roman" w:cs="Times New Roman"/>
            <w:vertAlign w:val="subscript"/>
          </w:rPr>
          <w:t>0</w:t>
        </w:r>
      </w:ins>
    </w:p>
    <w:p w14:paraId="78375219" w14:textId="77777777" w:rsidR="00501C7E" w:rsidRPr="00501C7E" w:rsidRDefault="00000000" w:rsidP="00501C7E">
      <w:pPr>
        <w:numPr>
          <w:ilvl w:val="255"/>
          <w:numId w:val="0"/>
        </w:numPr>
        <w:rPr>
          <w:ins w:id="2227" w:author="Lưu Gia Huy" w:date="2023-06-24T14:39:00Z"/>
          <w:rFonts w:ascii="Times New Roman" w:hAnsi="Times New Roman" w:cs="Times New Roman"/>
          <w:lang w:val="en-US"/>
          <w:rPrChange w:id="2228" w:author="Lưu Gia Huy" w:date="2023-06-25T11:57:00Z">
            <w:rPr>
              <w:ins w:id="2229" w:author="Lưu Gia Huy" w:date="2023-06-24T14:39:00Z"/>
            </w:rPr>
          </w:rPrChange>
        </w:rPr>
        <w:pPrChange w:id="2230" w:author="Lưu Gia Huy" w:date="2023-06-25T12:00:00Z">
          <w:pPr/>
        </w:pPrChange>
      </w:pPr>
      <w:ins w:id="2231" w:author="Lưu Gia Huy" w:date="2023-06-24T15:05:00Z">
        <w:r>
          <w:rPr>
            <w:rFonts w:ascii="Times New Roman" w:hAnsi="Times New Roman" w:cs="Times New Roman"/>
          </w:rPr>
          <w:t xml:space="preserve">Sincde n is too </w:t>
        </w:r>
        <w:r>
          <w:rPr>
            <w:rFonts w:ascii="Times New Roman" w:hAnsi="Times New Roman" w:cs="Times New Roman"/>
            <w:lang w:val="en-US"/>
          </w:rPr>
          <w:t>large in practice, unused bits are set to 0.</w:t>
        </w:r>
      </w:ins>
    </w:p>
    <w:p w14:paraId="7D558ED3" w14:textId="77777777" w:rsidR="00501C7E" w:rsidRPr="00501C7E" w:rsidRDefault="00000000">
      <w:pPr>
        <w:rPr>
          <w:ins w:id="2232" w:author="Lưu Gia Huy" w:date="2023-06-24T15:07:00Z"/>
          <w:rFonts w:ascii="Times New Roman" w:hAnsi="Times New Roman" w:cs="Times New Roman"/>
          <w:lang w:val="en-US"/>
          <w:rPrChange w:id="2233" w:author="Lưu Gia Huy" w:date="2023-06-25T11:57:00Z">
            <w:rPr>
              <w:ins w:id="2234" w:author="Lưu Gia Huy" w:date="2023-06-24T15:07:00Z"/>
              <w:lang w:val="en-US"/>
            </w:rPr>
          </w:rPrChange>
        </w:rPr>
      </w:pPr>
      <w:ins w:id="2235" w:author="Lưu Gia Huy" w:date="2023-06-24T15:06:00Z">
        <w:r>
          <w:rPr>
            <w:rFonts w:ascii="Times New Roman" w:hAnsi="Times New Roman" w:cs="Times New Roman"/>
            <w:lang w:val="en-US"/>
            <w:rPrChange w:id="2236" w:author="Lưu Gia Huy" w:date="2023-06-25T11:57:00Z">
              <w:rPr>
                <w:lang w:val="en-US"/>
              </w:rPr>
            </w:rPrChange>
          </w:rPr>
          <w:t>Decode: Decoding for the interger encoding scheme works by evaluating the plaintext polynomial at k, computing M</w:t>
        </w:r>
      </w:ins>
      <w:ins w:id="2237" w:author="Lưu Gia Huy" w:date="2023-06-24T15:07:00Z">
        <w:r>
          <w:rPr>
            <w:rFonts w:ascii="Times New Roman" w:hAnsi="Times New Roman" w:cs="Times New Roman"/>
            <w:lang w:val="en-US"/>
            <w:rPrChange w:id="2238" w:author="Lưu Gia Huy" w:date="2023-06-25T11:57:00Z">
              <w:rPr>
                <w:lang w:val="en-US"/>
              </w:rPr>
            </w:rPrChange>
          </w:rPr>
          <w:t>(k)</w:t>
        </w:r>
      </w:ins>
    </w:p>
    <w:p w14:paraId="56553DB2" w14:textId="77777777" w:rsidR="00501C7E" w:rsidRDefault="00501C7E">
      <w:pPr>
        <w:rPr>
          <w:ins w:id="2239" w:author="Lưu Gia Huy" w:date="2023-06-25T10:10:00Z"/>
          <w:rFonts w:ascii="Times New Roman" w:hAnsi="Times New Roman" w:cs="Times New Roman"/>
          <w:b/>
          <w:bCs/>
          <w:lang w:val="en-US"/>
        </w:rPr>
      </w:pPr>
    </w:p>
    <w:p w14:paraId="1F2CB80C" w14:textId="77777777" w:rsidR="00501C7E" w:rsidRPr="00501C7E" w:rsidRDefault="00000000" w:rsidP="00501C7E">
      <w:pPr>
        <w:pStyle w:val="Heading4"/>
        <w:ind w:left="0"/>
        <w:rPr>
          <w:ins w:id="2240" w:author="Lưu Gia Huy" w:date="2023-06-24T15:08:00Z"/>
          <w:rFonts w:ascii="Times New Roman" w:hAnsi="Times New Roman" w:cs="Times New Roman"/>
          <w:b w:val="0"/>
          <w:bCs w:val="0"/>
          <w:lang w:val="en-US"/>
          <w:rPrChange w:id="2241" w:author="Lưu Gia Huy" w:date="2023-06-25T11:57:00Z">
            <w:rPr>
              <w:ins w:id="2242" w:author="Lưu Gia Huy" w:date="2023-06-24T15:08:00Z"/>
              <w:b/>
              <w:bCs/>
              <w:lang w:val="en-US"/>
            </w:rPr>
          </w:rPrChange>
        </w:rPr>
        <w:pPrChange w:id="2243" w:author="Lưu Gia Huy" w:date="2023-06-25T12:00:00Z">
          <w:pPr/>
        </w:pPrChange>
      </w:pPr>
      <w:ins w:id="2244" w:author="Lưu Gia Huy" w:date="2023-06-24T15:07:00Z">
        <w:r>
          <w:rPr>
            <w:rFonts w:ascii="Times New Roman" w:hAnsi="Times New Roman" w:cs="Times New Roman"/>
            <w:lang w:val="en-US"/>
            <w:rPrChange w:id="2245" w:author="Lưu Gia Huy" w:date="2023-06-25T11:57:00Z">
              <w:rPr>
                <w:b/>
                <w:bCs/>
                <w:lang w:val="en-US"/>
              </w:rPr>
            </w:rPrChange>
          </w:rPr>
          <w:lastRenderedPageBreak/>
          <w:t>Key Generation</w:t>
        </w:r>
      </w:ins>
    </w:p>
    <w:p w14:paraId="119D6ACC" w14:textId="77777777" w:rsidR="00501C7E" w:rsidRPr="00501C7E" w:rsidRDefault="00000000">
      <w:pPr>
        <w:rPr>
          <w:ins w:id="2246" w:author="Lưu Gia Huy" w:date="2023-06-24T15:09:00Z"/>
          <w:rFonts w:ascii="Times New Roman" w:hAnsi="Times New Roman" w:cs="Times New Roman"/>
          <w:lang w:val="en-US"/>
          <w:rPrChange w:id="2247" w:author="Lưu Gia Huy" w:date="2023-06-25T11:57:00Z">
            <w:rPr>
              <w:ins w:id="2248" w:author="Lưu Gia Huy" w:date="2023-06-24T15:09:00Z"/>
              <w:lang w:val="en-US"/>
            </w:rPr>
          </w:rPrChange>
        </w:rPr>
      </w:pPr>
      <w:ins w:id="2249" w:author="Lưu Gia Huy" w:date="2023-06-24T15:08:00Z">
        <w:r>
          <w:rPr>
            <w:rFonts w:ascii="Times New Roman" w:hAnsi="Times New Roman" w:cs="Times New Roman"/>
            <w:lang w:val="en-US"/>
            <w:rPrChange w:id="2250" w:author="Lưu Gia Huy" w:date="2023-06-25T11:57:00Z">
              <w:rPr>
                <w:lang w:val="en-US"/>
              </w:rPr>
            </w:rPrChange>
          </w:rPr>
          <w:t>The secret key SK is a random ternary polynomial that is generated from R</w:t>
        </w:r>
        <w:r>
          <w:rPr>
            <w:rFonts w:ascii="Times New Roman" w:hAnsi="Times New Roman" w:cs="Times New Roman"/>
            <w:vertAlign w:val="subscript"/>
            <w:lang w:val="en-US"/>
            <w:rPrChange w:id="2251" w:author="Lưu Gia Huy" w:date="2023-06-25T11:57:00Z">
              <w:rPr>
                <w:vertAlign w:val="subscript"/>
                <w:lang w:val="en-US"/>
              </w:rPr>
            </w:rPrChange>
          </w:rPr>
          <w:t>2</w:t>
        </w:r>
        <w:r>
          <w:rPr>
            <w:rFonts w:ascii="Times New Roman" w:hAnsi="Times New Roman" w:cs="Times New Roman"/>
            <w:lang w:val="en-US"/>
            <w:rPrChange w:id="2252" w:author="Lưu Gia Huy" w:date="2023-06-25T11:57:00Z">
              <w:rPr>
                <w:lang w:val="en-US"/>
              </w:rPr>
            </w:rPrChange>
          </w:rPr>
          <w:t xml:space="preserve">. The public key PK is a </w:t>
        </w:r>
      </w:ins>
      <w:ins w:id="2253" w:author="Lưu Gia Huy" w:date="2023-06-24T15:09:00Z">
        <w:r>
          <w:rPr>
            <w:rFonts w:ascii="Times New Roman" w:hAnsi="Times New Roman" w:cs="Times New Roman"/>
            <w:lang w:val="en-US"/>
            <w:rPrChange w:id="2254" w:author="Lưu Gia Huy" w:date="2023-06-25T11:57:00Z">
              <w:rPr>
                <w:lang w:val="en-US"/>
              </w:rPr>
            </w:rPrChange>
          </w:rPr>
          <w:t>pair of polynomial (PK</w:t>
        </w:r>
        <w:r>
          <w:rPr>
            <w:rFonts w:ascii="Times New Roman" w:hAnsi="Times New Roman" w:cs="Times New Roman"/>
            <w:vertAlign w:val="subscript"/>
            <w:lang w:val="en-US"/>
            <w:rPrChange w:id="2255" w:author="Lưu Gia Huy" w:date="2023-06-25T11:57:00Z">
              <w:rPr>
                <w:vertAlign w:val="subscript"/>
                <w:lang w:val="en-US"/>
              </w:rPr>
            </w:rPrChange>
          </w:rPr>
          <w:t>1</w:t>
        </w:r>
        <w:r>
          <w:rPr>
            <w:rFonts w:ascii="Times New Roman" w:hAnsi="Times New Roman" w:cs="Times New Roman"/>
            <w:lang w:val="en-US"/>
            <w:rPrChange w:id="2256" w:author="Lưu Gia Huy" w:date="2023-06-25T11:57:00Z">
              <w:rPr>
                <w:lang w:val="en-US"/>
              </w:rPr>
            </w:rPrChange>
          </w:rPr>
          <w:t>,PK</w:t>
        </w:r>
        <w:r>
          <w:rPr>
            <w:rFonts w:ascii="Times New Roman" w:hAnsi="Times New Roman" w:cs="Times New Roman"/>
            <w:vertAlign w:val="subscript"/>
            <w:lang w:val="en-US"/>
            <w:rPrChange w:id="2257" w:author="Lưu Gia Huy" w:date="2023-06-25T11:57:00Z">
              <w:rPr>
                <w:vertAlign w:val="subscript"/>
                <w:lang w:val="en-US"/>
              </w:rPr>
            </w:rPrChange>
          </w:rPr>
          <w:t>2</w:t>
        </w:r>
        <w:r>
          <w:rPr>
            <w:rFonts w:ascii="Times New Roman" w:hAnsi="Times New Roman" w:cs="Times New Roman"/>
            <w:lang w:val="en-US"/>
            <w:rPrChange w:id="2258" w:author="Lưu Gia Huy" w:date="2023-06-25T11:57:00Z">
              <w:rPr>
                <w:lang w:val="en-US"/>
              </w:rPr>
            </w:rPrChange>
          </w:rPr>
          <w:t>) calculated as follow:</w:t>
        </w:r>
      </w:ins>
    </w:p>
    <w:p w14:paraId="5F16BDB1" w14:textId="77777777" w:rsidR="00501C7E" w:rsidRPr="00501C7E" w:rsidRDefault="00000000">
      <w:pPr>
        <w:rPr>
          <w:ins w:id="2259" w:author="Lưu Gia Huy" w:date="2023-06-24T15:11:00Z"/>
          <w:rFonts w:ascii="Times New Roman" w:hAnsi="Times New Roman" w:cs="Times New Roman"/>
          <w:lang w:val="en-US"/>
          <w:rPrChange w:id="2260" w:author="Lưu Gia Huy" w:date="2023-06-25T11:57:00Z">
            <w:rPr>
              <w:ins w:id="2261" w:author="Lưu Gia Huy" w:date="2023-06-24T15:11:00Z"/>
              <w:lang w:val="en-US"/>
            </w:rPr>
          </w:rPrChange>
        </w:rPr>
      </w:pPr>
      <w:ins w:id="2262" w:author="Lưu Gia Huy" w:date="2023-06-24T15:09:00Z">
        <w:r>
          <w:rPr>
            <w:rFonts w:ascii="Times New Roman" w:hAnsi="Times New Roman" w:cs="Times New Roman"/>
            <w:lang w:val="en-US"/>
            <w:rPrChange w:id="2263" w:author="Lưu Gia Huy" w:date="2023-06-25T11:57:00Z">
              <w:rPr>
                <w:lang w:val="en-US"/>
              </w:rPr>
            </w:rPrChange>
          </w:rPr>
          <w:tab/>
          <w:t>PK</w:t>
        </w:r>
        <w:r>
          <w:rPr>
            <w:rFonts w:ascii="Times New Roman" w:hAnsi="Times New Roman" w:cs="Times New Roman"/>
            <w:vertAlign w:val="subscript"/>
            <w:lang w:val="en-US"/>
            <w:rPrChange w:id="2264" w:author="Lưu Gia Huy" w:date="2023-06-25T11:57:00Z">
              <w:rPr>
                <w:vertAlign w:val="subscript"/>
                <w:lang w:val="en-US"/>
              </w:rPr>
            </w:rPrChange>
          </w:rPr>
          <w:t xml:space="preserve">1 </w:t>
        </w:r>
        <w:r>
          <w:rPr>
            <w:rFonts w:ascii="Times New Roman" w:hAnsi="Times New Roman" w:cs="Times New Roman"/>
            <w:lang w:val="en-US"/>
            <w:rPrChange w:id="2265" w:author="Lưu Gia Huy" w:date="2023-06-25T11:57:00Z">
              <w:rPr>
                <w:lang w:val="en-US"/>
              </w:rPr>
            </w:rPrChange>
          </w:rPr>
          <w:t>= [-1(</w:t>
        </w:r>
      </w:ins>
      <w:ins w:id="2266" w:author="Lưu Gia Huy" w:date="2023-06-24T15:10:00Z">
        <w:r>
          <w:rPr>
            <w:rFonts w:ascii="Times New Roman" w:hAnsi="Times New Roman" w:cs="Times New Roman"/>
            <w:lang w:val="en-US"/>
            <w:rPrChange w:id="2267" w:author="Lưu Gia Huy" w:date="2023-06-25T11:57:00Z">
              <w:rPr>
                <w:lang w:val="en-US"/>
              </w:rPr>
            </w:rPrChange>
          </w:rPr>
          <w:t xml:space="preserve">a </w:t>
        </w:r>
        <w:r>
          <w:rPr>
            <w:rFonts w:ascii="Times New Roman" w:hAnsi="Times New Roman" w:cs="Times New Roman"/>
            <w:lang w:val="en-US"/>
            <w:rPrChange w:id="2268" w:author="Lưu Gia Huy" w:date="2023-06-25T11:57:00Z">
              <w:rPr>
                <w:rFonts w:ascii="Cambria" w:hAnsi="Cambria" w:cs="Cambria"/>
                <w:lang w:val="en-US"/>
              </w:rPr>
            </w:rPrChange>
          </w:rPr>
          <w:t xml:space="preserve">• </w:t>
        </w:r>
        <w:r>
          <w:rPr>
            <w:rFonts w:ascii="Times New Roman" w:hAnsi="Times New Roman" w:cs="Times New Roman"/>
            <w:lang w:val="en-US"/>
            <w:rPrChange w:id="2269" w:author="Lưu Gia Huy" w:date="2023-06-25T11:57:00Z">
              <w:rPr>
                <w:lang w:val="en-US"/>
              </w:rPr>
            </w:rPrChange>
          </w:rPr>
          <w:t xml:space="preserve">SK + t </w:t>
        </w:r>
        <w:r>
          <w:rPr>
            <w:rFonts w:ascii="Times New Roman" w:hAnsi="Times New Roman" w:cs="Times New Roman"/>
            <w:lang w:val="en-US"/>
            <w:rPrChange w:id="2270" w:author="Lưu Gia Huy" w:date="2023-06-25T11:57:00Z">
              <w:rPr>
                <w:rFonts w:ascii="Cambria" w:hAnsi="Cambria" w:cs="Cambria"/>
                <w:lang w:val="en-US"/>
              </w:rPr>
            </w:rPrChange>
          </w:rPr>
          <w:t>•</w:t>
        </w:r>
        <w:r>
          <w:rPr>
            <w:rFonts w:ascii="Times New Roman" w:hAnsi="Times New Roman" w:cs="Times New Roman"/>
            <w:lang w:val="en-US"/>
            <w:rPrChange w:id="2271" w:author="Lưu Gia Huy" w:date="2023-06-25T11:57:00Z">
              <w:rPr>
                <w:lang w:val="en-US"/>
              </w:rPr>
            </w:rPrChange>
          </w:rPr>
          <w:t xml:space="preserve"> e</w:t>
        </w:r>
      </w:ins>
      <w:ins w:id="2272" w:author="Lưu Gia Huy" w:date="2023-06-24T15:09:00Z">
        <w:r>
          <w:rPr>
            <w:rFonts w:ascii="Times New Roman" w:hAnsi="Times New Roman" w:cs="Times New Roman"/>
            <w:lang w:val="en-US"/>
            <w:rPrChange w:id="2273" w:author="Lưu Gia Huy" w:date="2023-06-25T11:57:00Z">
              <w:rPr>
                <w:lang w:val="en-US"/>
              </w:rPr>
            </w:rPrChange>
          </w:rPr>
          <w:t>)]</w:t>
        </w:r>
        <w:r>
          <w:rPr>
            <w:rFonts w:ascii="Times New Roman" w:hAnsi="Times New Roman" w:cs="Times New Roman"/>
            <w:vertAlign w:val="subscript"/>
            <w:lang w:val="en-US"/>
            <w:rPrChange w:id="2274" w:author="Lưu Gia Huy" w:date="2023-06-25T11:57:00Z">
              <w:rPr>
                <w:vertAlign w:val="subscript"/>
                <w:lang w:val="en-US"/>
              </w:rPr>
            </w:rPrChange>
          </w:rPr>
          <w:t>q</w:t>
        </w:r>
      </w:ins>
      <w:ins w:id="2275" w:author="Lưu Gia Huy" w:date="2023-06-24T15:08:00Z">
        <w:r>
          <w:rPr>
            <w:rFonts w:ascii="Times New Roman" w:hAnsi="Times New Roman" w:cs="Times New Roman"/>
            <w:lang w:val="en-US"/>
            <w:rPrChange w:id="2276" w:author="Lưu Gia Huy" w:date="2023-06-25T11:57:00Z">
              <w:rPr>
                <w:lang w:val="en-US"/>
              </w:rPr>
            </w:rPrChange>
          </w:rPr>
          <w:t xml:space="preserve"> </w:t>
        </w:r>
      </w:ins>
    </w:p>
    <w:p w14:paraId="0678283D" w14:textId="77777777" w:rsidR="00501C7E" w:rsidRPr="00501C7E" w:rsidRDefault="00000000">
      <w:pPr>
        <w:rPr>
          <w:ins w:id="2277" w:author="Lưu Gia Huy" w:date="2023-06-24T15:11:00Z"/>
          <w:rFonts w:ascii="Times New Roman" w:hAnsi="Times New Roman" w:cs="Times New Roman"/>
          <w:lang w:val="en-US"/>
          <w:rPrChange w:id="2278" w:author="Lưu Gia Huy" w:date="2023-06-25T11:57:00Z">
            <w:rPr>
              <w:ins w:id="2279" w:author="Lưu Gia Huy" w:date="2023-06-24T15:11:00Z"/>
              <w:lang w:val="en-US"/>
            </w:rPr>
          </w:rPrChange>
        </w:rPr>
      </w:pPr>
      <w:ins w:id="2280" w:author="Lưu Gia Huy" w:date="2023-06-24T15:11:00Z">
        <w:r>
          <w:rPr>
            <w:rFonts w:ascii="Times New Roman" w:hAnsi="Times New Roman" w:cs="Times New Roman"/>
            <w:lang w:val="en-US"/>
            <w:rPrChange w:id="2281" w:author="Lưu Gia Huy" w:date="2023-06-25T11:57:00Z">
              <w:rPr>
                <w:lang w:val="en-US"/>
              </w:rPr>
            </w:rPrChange>
          </w:rPr>
          <w:tab/>
          <w:t>PK</w:t>
        </w:r>
        <w:r>
          <w:rPr>
            <w:rFonts w:ascii="Times New Roman" w:hAnsi="Times New Roman" w:cs="Times New Roman"/>
            <w:vertAlign w:val="subscript"/>
            <w:lang w:val="en-US"/>
            <w:rPrChange w:id="2282" w:author="Lưu Gia Huy" w:date="2023-06-25T11:57:00Z">
              <w:rPr>
                <w:vertAlign w:val="subscript"/>
                <w:lang w:val="en-US"/>
              </w:rPr>
            </w:rPrChange>
          </w:rPr>
          <w:t>2</w:t>
        </w:r>
        <w:r>
          <w:rPr>
            <w:rFonts w:ascii="Times New Roman" w:hAnsi="Times New Roman" w:cs="Times New Roman"/>
            <w:lang w:val="en-US"/>
            <w:rPrChange w:id="2283" w:author="Lưu Gia Huy" w:date="2023-06-25T11:57:00Z">
              <w:rPr>
                <w:lang w:val="en-US"/>
              </w:rPr>
            </w:rPrChange>
          </w:rPr>
          <w:t xml:space="preserve"> = a</w:t>
        </w:r>
      </w:ins>
    </w:p>
    <w:p w14:paraId="4AAC6614" w14:textId="77777777" w:rsidR="00501C7E" w:rsidRPr="00501C7E" w:rsidRDefault="00000000">
      <w:pPr>
        <w:rPr>
          <w:ins w:id="2284" w:author="Lưu Gia Huy" w:date="2023-06-24T15:12:00Z"/>
          <w:rFonts w:ascii="Times New Roman" w:hAnsi="Times New Roman" w:cs="Times New Roman"/>
          <w:lang w:val="en-US"/>
          <w:rPrChange w:id="2285" w:author="Lưu Gia Huy" w:date="2023-06-25T11:57:00Z">
            <w:rPr>
              <w:ins w:id="2286" w:author="Lưu Gia Huy" w:date="2023-06-24T15:12:00Z"/>
              <w:rFonts w:ascii="Cambria" w:hAnsi="Cambria" w:cs="Cambria"/>
              <w:lang w:val="en-US"/>
            </w:rPr>
          </w:rPrChange>
        </w:rPr>
      </w:pPr>
      <w:ins w:id="2287" w:author="Lưu Gia Huy" w:date="2023-06-24T15:11:00Z">
        <w:r>
          <w:rPr>
            <w:rFonts w:ascii="Times New Roman" w:hAnsi="Times New Roman" w:cs="Times New Roman"/>
            <w:lang w:val="en-US"/>
            <w:rPrChange w:id="2288" w:author="Lưu Gia Huy" w:date="2023-06-25T11:57:00Z">
              <w:rPr>
                <w:lang w:val="en-US"/>
              </w:rPr>
            </w:rPrChange>
          </w:rPr>
          <w:t>Where a is a random polynomial in R</w:t>
        </w:r>
        <w:r>
          <w:rPr>
            <w:rFonts w:ascii="Times New Roman" w:hAnsi="Times New Roman" w:cs="Times New Roman"/>
            <w:vertAlign w:val="subscript"/>
            <w:lang w:val="en-US"/>
            <w:rPrChange w:id="2289" w:author="Lưu Gia Huy" w:date="2023-06-25T11:57:00Z">
              <w:rPr>
                <w:vertAlign w:val="subscript"/>
                <w:lang w:val="en-US"/>
              </w:rPr>
            </w:rPrChange>
          </w:rPr>
          <w:t>q</w:t>
        </w:r>
        <w:r>
          <w:rPr>
            <w:rFonts w:ascii="Times New Roman" w:hAnsi="Times New Roman" w:cs="Times New Roman"/>
            <w:lang w:val="en-US"/>
            <w:rPrChange w:id="2290" w:author="Lưu Gia Huy" w:date="2023-06-25T11:57:00Z">
              <w:rPr>
                <w:lang w:val="en-US"/>
              </w:rPr>
            </w:rPrChange>
          </w:rPr>
          <w:t>, and e is a random error polynomial sampled form X</w:t>
        </w:r>
      </w:ins>
      <w:ins w:id="2291" w:author="Lưu Gia Huy" w:date="2023-06-24T15:12:00Z">
        <w:r>
          <w:rPr>
            <w:rFonts w:ascii="Times New Roman" w:hAnsi="Times New Roman" w:cs="Times New Roman"/>
            <w:lang w:val="en-US"/>
            <w:rPrChange w:id="2292" w:author="Lưu Gia Huy" w:date="2023-06-25T11:57:00Z">
              <w:rPr>
                <w:lang w:val="en-US"/>
              </w:rPr>
            </w:rPrChange>
          </w:rPr>
          <w:t>. The notation [</w:t>
        </w:r>
        <w:r>
          <w:rPr>
            <w:rFonts w:ascii="Times New Roman" w:hAnsi="Times New Roman" w:cs="Times New Roman"/>
            <w:lang w:val="en-US"/>
            <w:rPrChange w:id="2293" w:author="Lưu Gia Huy" w:date="2023-06-25T11:57:00Z">
              <w:rPr>
                <w:rFonts w:ascii="Cambria" w:hAnsi="Cambria" w:cs="Cambria"/>
                <w:lang w:val="en-US"/>
              </w:rPr>
            </w:rPrChange>
          </w:rPr>
          <w:t>•]</w:t>
        </w:r>
        <w:r>
          <w:rPr>
            <w:rFonts w:ascii="Times New Roman" w:hAnsi="Times New Roman" w:cs="Times New Roman"/>
            <w:vertAlign w:val="subscript"/>
            <w:lang w:val="en-US"/>
            <w:rPrChange w:id="2294" w:author="Lưu Gia Huy" w:date="2023-06-25T11:57:00Z">
              <w:rPr>
                <w:rFonts w:ascii="Cambria" w:hAnsi="Cambria" w:cs="Cambria"/>
                <w:vertAlign w:val="subscript"/>
                <w:lang w:val="en-US"/>
              </w:rPr>
            </w:rPrChange>
          </w:rPr>
          <w:t>q</w:t>
        </w:r>
        <w:r>
          <w:rPr>
            <w:rFonts w:ascii="Times New Roman" w:hAnsi="Times New Roman" w:cs="Times New Roman"/>
            <w:lang w:val="en-US"/>
            <w:rPrChange w:id="2295" w:author="Lưu Gia Huy" w:date="2023-06-25T11:57:00Z">
              <w:rPr>
                <w:rFonts w:ascii="Cambria" w:hAnsi="Cambria" w:cs="Cambria"/>
                <w:lang w:val="en-US"/>
              </w:rPr>
            </w:rPrChange>
          </w:rPr>
          <w:t xml:space="preserve"> means that polynomial arithmetic should be done modulo q. </w:t>
        </w:r>
      </w:ins>
    </w:p>
    <w:p w14:paraId="52D4F6C4" w14:textId="77777777" w:rsidR="00501C7E" w:rsidRPr="00501C7E" w:rsidRDefault="00000000" w:rsidP="00501C7E">
      <w:pPr>
        <w:pStyle w:val="Heading4"/>
        <w:ind w:left="0"/>
        <w:rPr>
          <w:ins w:id="2296" w:author="Lưu Gia Huy" w:date="2023-06-24T15:12:00Z"/>
          <w:rFonts w:ascii="Times New Roman" w:hAnsi="Times New Roman" w:cs="Times New Roman"/>
          <w:b w:val="0"/>
          <w:bCs w:val="0"/>
          <w:lang w:val="en-US"/>
          <w:rPrChange w:id="2297" w:author="Lưu Gia Huy" w:date="2023-06-25T11:57:00Z">
            <w:rPr>
              <w:ins w:id="2298" w:author="Lưu Gia Huy" w:date="2023-06-24T15:12:00Z"/>
              <w:rFonts w:ascii="Cambria" w:hAnsi="Cambria" w:cs="Cambria"/>
              <w:b/>
              <w:bCs/>
              <w:lang w:val="en-US"/>
            </w:rPr>
          </w:rPrChange>
        </w:rPr>
        <w:pPrChange w:id="2299" w:author="Lưu Gia Huy" w:date="2023-06-25T12:00:00Z">
          <w:pPr/>
        </w:pPrChange>
      </w:pPr>
      <w:ins w:id="2300" w:author="Lưu Gia Huy" w:date="2023-06-24T15:12:00Z">
        <w:r>
          <w:rPr>
            <w:rFonts w:ascii="Times New Roman" w:hAnsi="Times New Roman" w:cs="Times New Roman"/>
            <w:lang w:val="en-US"/>
            <w:rPrChange w:id="2301" w:author="Lưu Gia Huy" w:date="2023-06-25T11:57:00Z">
              <w:rPr>
                <w:rFonts w:ascii="Cambria" w:hAnsi="Cambria" w:cs="Cambria"/>
                <w:b/>
                <w:bCs/>
                <w:lang w:val="en-US"/>
              </w:rPr>
            </w:rPrChange>
          </w:rPr>
          <w:t>Encryption and Decryption</w:t>
        </w:r>
      </w:ins>
    </w:p>
    <w:p w14:paraId="4F0B8D73" w14:textId="77777777" w:rsidR="00501C7E" w:rsidRPr="00501C7E" w:rsidRDefault="00000000">
      <w:pPr>
        <w:rPr>
          <w:ins w:id="2302" w:author="Lưu Gia Huy" w:date="2023-06-24T15:16:00Z"/>
          <w:rFonts w:ascii="Times New Roman" w:hAnsi="Times New Roman" w:cs="Times New Roman"/>
          <w:lang w:val="en-US"/>
          <w:rPrChange w:id="2303" w:author="Lưu Gia Huy" w:date="2023-06-25T11:57:00Z">
            <w:rPr>
              <w:ins w:id="2304" w:author="Lưu Gia Huy" w:date="2023-06-24T15:16:00Z"/>
              <w:rFonts w:ascii="Cambria" w:hAnsi="Cambria" w:cs="Cambria"/>
              <w:lang w:val="en-US"/>
            </w:rPr>
          </w:rPrChange>
        </w:rPr>
      </w:pPr>
      <w:ins w:id="2305" w:author="Lưu Gia Huy" w:date="2023-06-24T15:13:00Z">
        <w:r>
          <w:rPr>
            <w:rFonts w:ascii="Times New Roman" w:hAnsi="Times New Roman" w:cs="Times New Roman"/>
            <w:lang w:val="en-US"/>
            <w:rPrChange w:id="2306" w:author="Lưu Gia Huy" w:date="2023-06-25T11:57:00Z">
              <w:rPr>
                <w:rFonts w:ascii="Cambria" w:hAnsi="Cambria" w:cs="Cambria"/>
                <w:lang w:val="en-US"/>
              </w:rPr>
            </w:rPrChange>
          </w:rPr>
          <w:t>The encryption algorithm takes as input a plaintext message M in P and the public key PK</w:t>
        </w:r>
      </w:ins>
      <w:ins w:id="2307" w:author="Lưu Gia Huy" w:date="2023-06-24T15:14:00Z">
        <w:r>
          <w:rPr>
            <w:rFonts w:ascii="Times New Roman" w:hAnsi="Times New Roman" w:cs="Times New Roman"/>
            <w:lang w:val="en-US"/>
            <w:rPrChange w:id="2308" w:author="Lưu Gia Huy" w:date="2023-06-25T11:57:00Z">
              <w:rPr>
                <w:rFonts w:ascii="Cambria" w:hAnsi="Cambria" w:cs="Cambria"/>
                <w:lang w:val="en-US"/>
              </w:rPr>
            </w:rPrChange>
          </w:rPr>
          <w:t xml:space="preserve"> and outputs ciphertext C = (C</w:t>
        </w:r>
        <w:r>
          <w:rPr>
            <w:rFonts w:ascii="Times New Roman" w:hAnsi="Times New Roman" w:cs="Times New Roman"/>
            <w:vertAlign w:val="subscript"/>
            <w:lang w:val="en-US"/>
            <w:rPrChange w:id="2309" w:author="Lưu Gia Huy" w:date="2023-06-25T11:57:00Z">
              <w:rPr>
                <w:rFonts w:ascii="Cambria" w:hAnsi="Cambria" w:cs="Cambria"/>
                <w:vertAlign w:val="subscript"/>
                <w:lang w:val="en-US"/>
              </w:rPr>
            </w:rPrChange>
          </w:rPr>
          <w:t>1</w:t>
        </w:r>
        <w:r>
          <w:rPr>
            <w:rFonts w:ascii="Times New Roman" w:hAnsi="Times New Roman" w:cs="Times New Roman"/>
            <w:lang w:val="en-US"/>
            <w:rPrChange w:id="2310" w:author="Lưu Gia Huy" w:date="2023-06-25T11:57:00Z">
              <w:rPr>
                <w:rFonts w:ascii="Cambria" w:hAnsi="Cambria" w:cs="Cambria"/>
                <w:lang w:val="en-US"/>
              </w:rPr>
            </w:rPrChange>
          </w:rPr>
          <w:t>, C</w:t>
        </w:r>
        <w:r>
          <w:rPr>
            <w:rFonts w:ascii="Times New Roman" w:hAnsi="Times New Roman" w:cs="Times New Roman"/>
            <w:vertAlign w:val="subscript"/>
            <w:lang w:val="en-US"/>
            <w:rPrChange w:id="2311" w:author="Lưu Gia Huy" w:date="2023-06-25T11:57:00Z">
              <w:rPr>
                <w:rFonts w:ascii="Cambria" w:hAnsi="Cambria" w:cs="Cambria"/>
                <w:vertAlign w:val="subscript"/>
                <w:lang w:val="en-US"/>
              </w:rPr>
            </w:rPrChange>
          </w:rPr>
          <w:t>2</w:t>
        </w:r>
        <w:r>
          <w:rPr>
            <w:rFonts w:ascii="Times New Roman" w:hAnsi="Times New Roman" w:cs="Times New Roman"/>
            <w:lang w:val="en-US"/>
            <w:rPrChange w:id="2312" w:author="Lưu Gia Huy" w:date="2023-06-25T11:57:00Z">
              <w:rPr>
                <w:rFonts w:ascii="Cambria" w:hAnsi="Cambria" w:cs="Cambria"/>
                <w:lang w:val="en-US"/>
              </w:rPr>
            </w:rPrChange>
          </w:rPr>
          <w:t>) in C encrypting the input message as a result. Enc</w:t>
        </w:r>
      </w:ins>
      <w:ins w:id="2313" w:author="Lưu Gia Huy" w:date="2023-06-24T15:15:00Z">
        <w:r>
          <w:rPr>
            <w:rFonts w:ascii="Times New Roman" w:hAnsi="Times New Roman" w:cs="Times New Roman"/>
            <w:lang w:val="en-US"/>
            <w:rPrChange w:id="2314" w:author="Lưu Gia Huy" w:date="2023-06-25T11:57:00Z">
              <w:rPr>
                <w:rFonts w:ascii="Cambria" w:hAnsi="Cambria" w:cs="Cambria"/>
                <w:lang w:val="en-US"/>
              </w:rPr>
            </w:rPrChange>
          </w:rPr>
          <w:t>ryption proceeds as follows: we generate three small random polynomials u form R</w:t>
        </w:r>
        <w:r>
          <w:rPr>
            <w:rFonts w:ascii="Times New Roman" w:hAnsi="Times New Roman" w:cs="Times New Roman"/>
            <w:vertAlign w:val="subscript"/>
            <w:lang w:val="en-US"/>
            <w:rPrChange w:id="2315" w:author="Lưu Gia Huy" w:date="2023-06-25T11:57:00Z">
              <w:rPr>
                <w:rFonts w:ascii="Cambria" w:hAnsi="Cambria" w:cs="Cambria"/>
                <w:vertAlign w:val="subscript"/>
                <w:lang w:val="en-US"/>
              </w:rPr>
            </w:rPrChange>
          </w:rPr>
          <w:t>2</w:t>
        </w:r>
        <w:r>
          <w:rPr>
            <w:rFonts w:ascii="Times New Roman" w:hAnsi="Times New Roman" w:cs="Times New Roman"/>
            <w:lang w:val="en-US"/>
            <w:rPrChange w:id="2316" w:author="Lưu Gia Huy" w:date="2023-06-25T11:57:00Z">
              <w:rPr>
                <w:rFonts w:ascii="Cambria" w:hAnsi="Cambria" w:cs="Cambria"/>
                <w:lang w:val="en-US"/>
              </w:rPr>
            </w:rPrChange>
          </w:rPr>
          <w:t xml:space="preserve"> and e</w:t>
        </w:r>
        <w:r>
          <w:rPr>
            <w:rFonts w:ascii="Times New Roman" w:hAnsi="Times New Roman" w:cs="Times New Roman"/>
            <w:vertAlign w:val="subscript"/>
            <w:lang w:val="en-US"/>
            <w:rPrChange w:id="2317" w:author="Lưu Gia Huy" w:date="2023-06-25T11:57:00Z">
              <w:rPr>
                <w:rFonts w:ascii="Cambria" w:hAnsi="Cambria" w:cs="Cambria"/>
                <w:vertAlign w:val="subscript"/>
                <w:lang w:val="en-US"/>
              </w:rPr>
            </w:rPrChange>
          </w:rPr>
          <w:t>1</w:t>
        </w:r>
        <w:r>
          <w:rPr>
            <w:rFonts w:ascii="Times New Roman" w:hAnsi="Times New Roman" w:cs="Times New Roman"/>
            <w:lang w:val="en-US"/>
            <w:rPrChange w:id="2318" w:author="Lưu Gia Huy" w:date="2023-06-25T11:57:00Z">
              <w:rPr>
                <w:rFonts w:ascii="Cambria" w:hAnsi="Cambria" w:cs="Cambria"/>
                <w:lang w:val="en-US"/>
              </w:rPr>
            </w:rPrChange>
          </w:rPr>
          <w:t>, e</w:t>
        </w:r>
        <w:r>
          <w:rPr>
            <w:rFonts w:ascii="Times New Roman" w:hAnsi="Times New Roman" w:cs="Times New Roman"/>
            <w:vertAlign w:val="subscript"/>
            <w:lang w:val="en-US"/>
            <w:rPrChange w:id="2319" w:author="Lưu Gia Huy" w:date="2023-06-25T11:57:00Z">
              <w:rPr>
                <w:rFonts w:ascii="Cambria" w:hAnsi="Cambria" w:cs="Cambria"/>
                <w:vertAlign w:val="subscript"/>
                <w:lang w:val="en-US"/>
              </w:rPr>
            </w:rPrChange>
          </w:rPr>
          <w:t xml:space="preserve">2 </w:t>
        </w:r>
        <w:r>
          <w:rPr>
            <w:rFonts w:ascii="Times New Roman" w:hAnsi="Times New Roman" w:cs="Times New Roman"/>
            <w:lang w:val="en-US"/>
            <w:rPrChange w:id="2320" w:author="Lưu Gia Huy" w:date="2023-06-25T11:57:00Z">
              <w:rPr>
                <w:rFonts w:ascii="Cambria" w:hAnsi="Cambria" w:cs="Cambria"/>
                <w:lang w:val="en-US"/>
              </w:rPr>
            </w:rPrChange>
          </w:rPr>
          <w:t xml:space="preserve"> from X and comput</w:t>
        </w:r>
      </w:ins>
      <w:ins w:id="2321" w:author="Lưu Gia Huy" w:date="2023-06-24T15:16:00Z">
        <w:r>
          <w:rPr>
            <w:rFonts w:ascii="Times New Roman" w:hAnsi="Times New Roman" w:cs="Times New Roman"/>
            <w:lang w:val="en-US"/>
            <w:rPrChange w:id="2322" w:author="Lưu Gia Huy" w:date="2023-06-25T11:57:00Z">
              <w:rPr>
                <w:rFonts w:ascii="Cambria" w:hAnsi="Cambria" w:cs="Cambria"/>
                <w:lang w:val="en-US"/>
              </w:rPr>
            </w:rPrChange>
          </w:rPr>
          <w:t>e:</w:t>
        </w:r>
      </w:ins>
    </w:p>
    <w:p w14:paraId="093E633A" w14:textId="77777777" w:rsidR="00501C7E" w:rsidRPr="00501C7E" w:rsidRDefault="00000000">
      <w:pPr>
        <w:rPr>
          <w:ins w:id="2323" w:author="Lưu Gia Huy" w:date="2023-06-24T15:16:00Z"/>
          <w:rFonts w:ascii="Times New Roman" w:hAnsi="Times New Roman" w:cs="Times New Roman"/>
          <w:vertAlign w:val="subscript"/>
          <w:lang w:val="en-US"/>
          <w:rPrChange w:id="2324" w:author="Lưu Gia Huy" w:date="2023-06-25T11:57:00Z">
            <w:rPr>
              <w:ins w:id="2325" w:author="Lưu Gia Huy" w:date="2023-06-24T15:16:00Z"/>
              <w:rFonts w:ascii="Cambria" w:hAnsi="Cambria" w:cs="Cambria"/>
              <w:vertAlign w:val="subscript"/>
              <w:lang w:val="en-US"/>
            </w:rPr>
          </w:rPrChange>
        </w:rPr>
      </w:pPr>
      <w:ins w:id="2326" w:author="Lưu Gia Huy" w:date="2023-06-24T15:16:00Z">
        <w:r>
          <w:rPr>
            <w:rFonts w:ascii="Times New Roman" w:hAnsi="Times New Roman" w:cs="Times New Roman"/>
            <w:lang w:val="en-US"/>
            <w:rPrChange w:id="2327" w:author="Lưu Gia Huy" w:date="2023-06-25T11:57:00Z">
              <w:rPr>
                <w:rFonts w:ascii="Cambria" w:hAnsi="Cambria" w:cs="Cambria"/>
                <w:lang w:val="en-US"/>
              </w:rPr>
            </w:rPrChange>
          </w:rPr>
          <w:tab/>
          <w:t>C</w:t>
        </w:r>
        <w:r>
          <w:rPr>
            <w:rFonts w:ascii="Times New Roman" w:hAnsi="Times New Roman" w:cs="Times New Roman"/>
            <w:vertAlign w:val="subscript"/>
            <w:lang w:val="en-US"/>
            <w:rPrChange w:id="2328" w:author="Lưu Gia Huy" w:date="2023-06-25T11:57:00Z">
              <w:rPr>
                <w:rFonts w:ascii="Cambria" w:hAnsi="Cambria" w:cs="Cambria"/>
                <w:vertAlign w:val="subscript"/>
                <w:lang w:val="en-US"/>
              </w:rPr>
            </w:rPrChange>
          </w:rPr>
          <w:t xml:space="preserve">1 </w:t>
        </w:r>
        <w:r>
          <w:rPr>
            <w:rFonts w:ascii="Times New Roman" w:hAnsi="Times New Roman" w:cs="Times New Roman"/>
            <w:lang w:val="en-US"/>
            <w:rPrChange w:id="2329" w:author="Lưu Gia Huy" w:date="2023-06-25T11:57:00Z">
              <w:rPr>
                <w:rFonts w:ascii="Cambria" w:hAnsi="Cambria" w:cs="Cambria"/>
                <w:lang w:val="en-US"/>
              </w:rPr>
            </w:rPrChange>
          </w:rPr>
          <w:t>= [PK</w:t>
        </w:r>
        <w:r>
          <w:rPr>
            <w:rFonts w:ascii="Times New Roman" w:hAnsi="Times New Roman" w:cs="Times New Roman"/>
            <w:vertAlign w:val="subscript"/>
            <w:lang w:val="en-US"/>
            <w:rPrChange w:id="2330" w:author="Lưu Gia Huy" w:date="2023-06-25T11:57:00Z">
              <w:rPr>
                <w:rFonts w:ascii="Cambria" w:hAnsi="Cambria" w:cs="Cambria"/>
                <w:vertAlign w:val="subscript"/>
                <w:lang w:val="en-US"/>
              </w:rPr>
            </w:rPrChange>
          </w:rPr>
          <w:t>1</w:t>
        </w:r>
        <w:r>
          <w:rPr>
            <w:rFonts w:ascii="Times New Roman" w:hAnsi="Times New Roman" w:cs="Times New Roman"/>
            <w:lang w:val="en-US"/>
            <w:rPrChange w:id="2331" w:author="Lưu Gia Huy" w:date="2023-06-25T11:57:00Z">
              <w:rPr>
                <w:rFonts w:ascii="Cambria" w:hAnsi="Cambria" w:cs="Cambria"/>
                <w:lang w:val="en-US"/>
              </w:rPr>
            </w:rPrChange>
          </w:rPr>
          <w:t xml:space="preserve"> • u + t • e</w:t>
        </w:r>
        <w:r>
          <w:rPr>
            <w:rFonts w:ascii="Times New Roman" w:hAnsi="Times New Roman" w:cs="Times New Roman"/>
            <w:vertAlign w:val="subscript"/>
            <w:lang w:val="en-US"/>
            <w:rPrChange w:id="2332" w:author="Lưu Gia Huy" w:date="2023-06-25T11:57:00Z">
              <w:rPr>
                <w:rFonts w:ascii="Cambria" w:hAnsi="Cambria" w:cs="Cambria"/>
                <w:vertAlign w:val="subscript"/>
                <w:lang w:val="en-US"/>
              </w:rPr>
            </w:rPrChange>
          </w:rPr>
          <w:t xml:space="preserve">1 </w:t>
        </w:r>
        <w:r>
          <w:rPr>
            <w:rFonts w:ascii="Times New Roman" w:hAnsi="Times New Roman" w:cs="Times New Roman"/>
            <w:lang w:val="en-US"/>
            <w:rPrChange w:id="2333" w:author="Lưu Gia Huy" w:date="2023-06-25T11:57:00Z">
              <w:rPr>
                <w:rFonts w:ascii="Cambria" w:hAnsi="Cambria" w:cs="Cambria"/>
                <w:lang w:val="en-US"/>
              </w:rPr>
            </w:rPrChange>
          </w:rPr>
          <w:t>+ M ]</w:t>
        </w:r>
        <w:r>
          <w:rPr>
            <w:rFonts w:ascii="Times New Roman" w:hAnsi="Times New Roman" w:cs="Times New Roman"/>
            <w:vertAlign w:val="subscript"/>
            <w:lang w:val="en-US"/>
            <w:rPrChange w:id="2334" w:author="Lưu Gia Huy" w:date="2023-06-25T11:57:00Z">
              <w:rPr>
                <w:rFonts w:ascii="Cambria" w:hAnsi="Cambria" w:cs="Cambria"/>
                <w:vertAlign w:val="subscript"/>
                <w:lang w:val="en-US"/>
              </w:rPr>
            </w:rPrChange>
          </w:rPr>
          <w:t>q</w:t>
        </w:r>
      </w:ins>
    </w:p>
    <w:p w14:paraId="39715182" w14:textId="77777777" w:rsidR="00501C7E" w:rsidRPr="00501C7E" w:rsidRDefault="00000000" w:rsidP="00501C7E">
      <w:pPr>
        <w:ind w:firstLine="720"/>
        <w:rPr>
          <w:ins w:id="2335" w:author="Lưu Gia Huy" w:date="2023-06-24T15:16:00Z"/>
          <w:rFonts w:ascii="Times New Roman" w:hAnsi="Times New Roman" w:cs="Times New Roman"/>
          <w:vertAlign w:val="subscript"/>
          <w:lang w:val="en-US"/>
          <w:rPrChange w:id="2336" w:author="Lưu Gia Huy" w:date="2023-06-25T11:57:00Z">
            <w:rPr>
              <w:ins w:id="2337" w:author="Lưu Gia Huy" w:date="2023-06-24T15:16:00Z"/>
              <w:rFonts w:ascii="Cambria" w:hAnsi="Cambria" w:cs="Cambria"/>
              <w:vertAlign w:val="subscript"/>
              <w:lang w:val="en-US"/>
            </w:rPr>
          </w:rPrChange>
        </w:rPr>
        <w:pPrChange w:id="2338" w:author="Lưu Gia Huy" w:date="2023-06-25T12:00:00Z">
          <w:pPr/>
        </w:pPrChange>
      </w:pPr>
      <w:ins w:id="2339" w:author="Lưu Gia Huy" w:date="2023-06-24T15:16:00Z">
        <w:r>
          <w:rPr>
            <w:rFonts w:ascii="Times New Roman" w:hAnsi="Times New Roman" w:cs="Times New Roman"/>
            <w:lang w:val="en-US"/>
            <w:rPrChange w:id="2340" w:author="Lưu Gia Huy" w:date="2023-06-25T11:57:00Z">
              <w:rPr>
                <w:rFonts w:ascii="Cambria" w:hAnsi="Cambria" w:cs="Cambria"/>
                <w:lang w:val="en-US"/>
              </w:rPr>
            </w:rPrChange>
          </w:rPr>
          <w:t>C</w:t>
        </w:r>
        <w:r>
          <w:rPr>
            <w:rFonts w:ascii="Times New Roman" w:hAnsi="Times New Roman" w:cs="Times New Roman"/>
            <w:vertAlign w:val="subscript"/>
            <w:lang w:val="en-US"/>
            <w:rPrChange w:id="2341" w:author="Lưu Gia Huy" w:date="2023-06-25T11:57:00Z">
              <w:rPr>
                <w:rFonts w:ascii="Cambria" w:hAnsi="Cambria" w:cs="Cambria"/>
                <w:vertAlign w:val="subscript"/>
                <w:lang w:val="en-US"/>
              </w:rPr>
            </w:rPrChange>
          </w:rPr>
          <w:t xml:space="preserve">2 </w:t>
        </w:r>
        <w:r>
          <w:rPr>
            <w:rFonts w:ascii="Times New Roman" w:hAnsi="Times New Roman" w:cs="Times New Roman"/>
            <w:lang w:val="en-US"/>
            <w:rPrChange w:id="2342" w:author="Lưu Gia Huy" w:date="2023-06-25T11:57:00Z">
              <w:rPr>
                <w:rFonts w:ascii="Cambria" w:hAnsi="Cambria" w:cs="Cambria"/>
                <w:lang w:val="en-US"/>
              </w:rPr>
            </w:rPrChange>
          </w:rPr>
          <w:t>= [PK</w:t>
        </w:r>
        <w:r>
          <w:rPr>
            <w:rFonts w:ascii="Times New Roman" w:hAnsi="Times New Roman" w:cs="Times New Roman"/>
            <w:vertAlign w:val="subscript"/>
            <w:lang w:val="en-US"/>
            <w:rPrChange w:id="2343" w:author="Lưu Gia Huy" w:date="2023-06-25T11:57:00Z">
              <w:rPr>
                <w:rFonts w:ascii="Cambria" w:hAnsi="Cambria" w:cs="Cambria"/>
                <w:vertAlign w:val="subscript"/>
                <w:lang w:val="en-US"/>
              </w:rPr>
            </w:rPrChange>
          </w:rPr>
          <w:t>2</w:t>
        </w:r>
        <w:r>
          <w:rPr>
            <w:rFonts w:ascii="Times New Roman" w:hAnsi="Times New Roman" w:cs="Times New Roman"/>
            <w:lang w:val="en-US"/>
            <w:rPrChange w:id="2344" w:author="Lưu Gia Huy" w:date="2023-06-25T11:57:00Z">
              <w:rPr>
                <w:rFonts w:ascii="Cambria" w:hAnsi="Cambria" w:cs="Cambria"/>
                <w:lang w:val="en-US"/>
              </w:rPr>
            </w:rPrChange>
          </w:rPr>
          <w:t xml:space="preserve"> • u + t • e</w:t>
        </w:r>
      </w:ins>
      <w:ins w:id="2345" w:author="Lưu Gia Huy" w:date="2023-06-24T15:17:00Z">
        <w:r>
          <w:rPr>
            <w:rFonts w:ascii="Times New Roman" w:hAnsi="Times New Roman" w:cs="Times New Roman"/>
            <w:vertAlign w:val="subscript"/>
            <w:lang w:val="en-US"/>
            <w:rPrChange w:id="2346" w:author="Lưu Gia Huy" w:date="2023-06-25T11:57:00Z">
              <w:rPr>
                <w:rFonts w:ascii="Cambria" w:hAnsi="Cambria" w:cs="Cambria"/>
                <w:vertAlign w:val="subscript"/>
                <w:lang w:val="en-US"/>
              </w:rPr>
            </w:rPrChange>
          </w:rPr>
          <w:t>2</w:t>
        </w:r>
      </w:ins>
      <w:ins w:id="2347" w:author="Lưu Gia Huy" w:date="2023-06-24T15:16:00Z">
        <w:r>
          <w:rPr>
            <w:rFonts w:ascii="Times New Roman" w:hAnsi="Times New Roman" w:cs="Times New Roman"/>
            <w:vertAlign w:val="subscript"/>
            <w:lang w:val="en-US"/>
            <w:rPrChange w:id="2348" w:author="Lưu Gia Huy" w:date="2023-06-25T11:57:00Z">
              <w:rPr>
                <w:rFonts w:ascii="Cambria" w:hAnsi="Cambria" w:cs="Cambria"/>
                <w:vertAlign w:val="subscript"/>
                <w:lang w:val="en-US"/>
              </w:rPr>
            </w:rPrChange>
          </w:rPr>
          <w:t xml:space="preserve"> </w:t>
        </w:r>
        <w:r>
          <w:rPr>
            <w:rFonts w:ascii="Times New Roman" w:hAnsi="Times New Roman" w:cs="Times New Roman"/>
            <w:lang w:val="en-US"/>
            <w:rPrChange w:id="2349" w:author="Lưu Gia Huy" w:date="2023-06-25T11:57:00Z">
              <w:rPr>
                <w:rFonts w:ascii="Cambria" w:hAnsi="Cambria" w:cs="Cambria"/>
                <w:lang w:val="en-US"/>
              </w:rPr>
            </w:rPrChange>
          </w:rPr>
          <w:t>]</w:t>
        </w:r>
        <w:r>
          <w:rPr>
            <w:rFonts w:ascii="Times New Roman" w:hAnsi="Times New Roman" w:cs="Times New Roman"/>
            <w:vertAlign w:val="subscript"/>
            <w:lang w:val="en-US"/>
            <w:rPrChange w:id="2350" w:author="Lưu Gia Huy" w:date="2023-06-25T11:57:00Z">
              <w:rPr>
                <w:rFonts w:ascii="Cambria" w:hAnsi="Cambria" w:cs="Cambria"/>
                <w:vertAlign w:val="subscript"/>
                <w:lang w:val="en-US"/>
              </w:rPr>
            </w:rPrChange>
          </w:rPr>
          <w:t>q</w:t>
        </w:r>
      </w:ins>
    </w:p>
    <w:p w14:paraId="4B50ACDC" w14:textId="77777777" w:rsidR="00501C7E" w:rsidRPr="00501C7E" w:rsidRDefault="00000000">
      <w:pPr>
        <w:rPr>
          <w:ins w:id="2351" w:author="Lưu Gia Huy" w:date="2023-06-24T15:18:00Z"/>
          <w:rFonts w:ascii="Times New Roman" w:hAnsi="Times New Roman" w:cs="Times New Roman"/>
          <w:lang w:val="en-US"/>
          <w:rPrChange w:id="2352" w:author="Lưu Gia Huy" w:date="2023-06-25T11:57:00Z">
            <w:rPr>
              <w:ins w:id="2353" w:author="Lưu Gia Huy" w:date="2023-06-24T15:18:00Z"/>
              <w:rFonts w:ascii="Cambria" w:hAnsi="Cambria" w:cs="Cambria"/>
              <w:lang w:val="en-US"/>
            </w:rPr>
          </w:rPrChange>
        </w:rPr>
      </w:pPr>
      <w:ins w:id="2354" w:author="Lưu Gia Huy" w:date="2023-06-24T15:18:00Z">
        <w:r>
          <w:rPr>
            <w:rFonts w:ascii="Times New Roman" w:hAnsi="Times New Roman" w:cs="Times New Roman"/>
            <w:lang w:val="en-US"/>
            <w:rPrChange w:id="2355" w:author="Lưu Gia Huy" w:date="2023-06-25T11:57:00Z">
              <w:rPr>
                <w:rFonts w:ascii="Cambria" w:hAnsi="Cambria" w:cs="Cambria"/>
                <w:lang w:val="en-US"/>
              </w:rPr>
            </w:rPrChange>
          </w:rPr>
          <w:t>Decryption proceeds as follows:</w:t>
        </w:r>
      </w:ins>
    </w:p>
    <w:p w14:paraId="71045C72" w14:textId="77777777" w:rsidR="00501C7E" w:rsidRDefault="00000000">
      <w:pPr>
        <w:rPr>
          <w:ins w:id="2356" w:author="Lưu Gia Huy" w:date="2023-06-24T16:14:00Z"/>
          <w:rFonts w:ascii="Times New Roman" w:hAnsi="Times New Roman" w:cs="Times New Roman"/>
          <w:vertAlign w:val="subscript"/>
          <w:lang w:val="en-US"/>
        </w:rPr>
      </w:pPr>
      <w:ins w:id="2357" w:author="Lưu Gia Huy" w:date="2023-06-24T15:18:00Z">
        <w:r>
          <w:rPr>
            <w:rFonts w:ascii="Times New Roman" w:hAnsi="Times New Roman" w:cs="Times New Roman"/>
            <w:lang w:val="en-US"/>
            <w:rPrChange w:id="2358" w:author="Lưu Gia Huy" w:date="2023-06-25T11:57:00Z">
              <w:rPr>
                <w:rFonts w:ascii="Cambria" w:hAnsi="Cambria" w:cs="Cambria"/>
                <w:lang w:val="en-US"/>
              </w:rPr>
            </w:rPrChange>
          </w:rPr>
          <w:t xml:space="preserve"> </w:t>
        </w:r>
        <w:r>
          <w:rPr>
            <w:rFonts w:ascii="Times New Roman" w:hAnsi="Times New Roman" w:cs="Times New Roman"/>
            <w:lang w:val="en-US"/>
            <w:rPrChange w:id="2359" w:author="Lưu Gia Huy" w:date="2023-06-25T11:57:00Z">
              <w:rPr>
                <w:rFonts w:ascii="Cambria" w:hAnsi="Cambria" w:cs="Cambria"/>
                <w:lang w:val="en-US"/>
              </w:rPr>
            </w:rPrChange>
          </w:rPr>
          <w:tab/>
          <w:t>M = [[ C</w:t>
        </w:r>
        <w:r>
          <w:rPr>
            <w:rFonts w:ascii="Times New Roman" w:hAnsi="Times New Roman" w:cs="Times New Roman"/>
            <w:vertAlign w:val="subscript"/>
            <w:lang w:val="en-US"/>
            <w:rPrChange w:id="2360" w:author="Lưu Gia Huy" w:date="2023-06-25T11:57:00Z">
              <w:rPr>
                <w:rFonts w:ascii="Cambria" w:hAnsi="Cambria" w:cs="Cambria"/>
                <w:vertAlign w:val="subscript"/>
                <w:lang w:val="en-US"/>
              </w:rPr>
            </w:rPrChange>
          </w:rPr>
          <w:t xml:space="preserve">1 </w:t>
        </w:r>
        <w:r>
          <w:rPr>
            <w:rFonts w:ascii="Times New Roman" w:hAnsi="Times New Roman" w:cs="Times New Roman"/>
            <w:lang w:val="en-US"/>
            <w:rPrChange w:id="2361" w:author="Lưu Gia Huy" w:date="2023-06-25T11:57:00Z">
              <w:rPr>
                <w:rFonts w:ascii="Cambria" w:hAnsi="Cambria" w:cs="Cambria"/>
                <w:lang w:val="en-US"/>
              </w:rPr>
            </w:rPrChange>
          </w:rPr>
          <w:t>+ C</w:t>
        </w:r>
        <w:r>
          <w:rPr>
            <w:rFonts w:ascii="Times New Roman" w:hAnsi="Times New Roman" w:cs="Times New Roman"/>
            <w:vertAlign w:val="subscript"/>
            <w:lang w:val="en-US"/>
            <w:rPrChange w:id="2362" w:author="Lưu Gia Huy" w:date="2023-06-25T11:57:00Z">
              <w:rPr>
                <w:rFonts w:ascii="Cambria" w:hAnsi="Cambria" w:cs="Cambria"/>
                <w:vertAlign w:val="subscript"/>
                <w:lang w:val="en-US"/>
              </w:rPr>
            </w:rPrChange>
          </w:rPr>
          <w:t>2</w:t>
        </w:r>
        <w:r>
          <w:rPr>
            <w:rFonts w:ascii="Times New Roman" w:hAnsi="Times New Roman" w:cs="Times New Roman"/>
            <w:lang w:val="en-US"/>
            <w:rPrChange w:id="2363" w:author="Lưu Gia Huy" w:date="2023-06-25T11:57:00Z">
              <w:rPr>
                <w:rFonts w:ascii="Cambria" w:hAnsi="Cambria" w:cs="Cambria"/>
                <w:lang w:val="en-US"/>
              </w:rPr>
            </w:rPrChange>
          </w:rPr>
          <w:t xml:space="preserve"> </w:t>
        </w:r>
      </w:ins>
      <w:ins w:id="2364" w:author="Lưu Gia Huy" w:date="2023-06-24T15:19:00Z">
        <w:r>
          <w:rPr>
            <w:rFonts w:ascii="Times New Roman" w:hAnsi="Times New Roman" w:cs="Times New Roman"/>
            <w:lang w:val="en-US"/>
            <w:rPrChange w:id="2365" w:author="Lưu Gia Huy" w:date="2023-06-25T11:57:00Z">
              <w:rPr>
                <w:rFonts w:ascii="Cambria" w:hAnsi="Cambria" w:cs="Cambria"/>
                <w:lang w:val="en-US"/>
              </w:rPr>
            </w:rPrChange>
          </w:rPr>
          <w:t>• SK]</w:t>
        </w:r>
        <w:r>
          <w:rPr>
            <w:rFonts w:ascii="Times New Roman" w:hAnsi="Times New Roman" w:cs="Times New Roman"/>
            <w:vertAlign w:val="subscript"/>
            <w:lang w:val="en-US"/>
            <w:rPrChange w:id="2366" w:author="Lưu Gia Huy" w:date="2023-06-25T11:57:00Z">
              <w:rPr>
                <w:rFonts w:ascii="Cambria" w:hAnsi="Cambria" w:cs="Cambria"/>
                <w:vertAlign w:val="subscript"/>
                <w:lang w:val="en-US"/>
              </w:rPr>
            </w:rPrChange>
          </w:rPr>
          <w:t>q</w:t>
        </w:r>
        <w:r>
          <w:rPr>
            <w:rFonts w:ascii="Times New Roman" w:hAnsi="Times New Roman" w:cs="Times New Roman"/>
            <w:lang w:val="en-US"/>
            <w:rPrChange w:id="2367" w:author="Lưu Gia Huy" w:date="2023-06-25T11:57:00Z">
              <w:rPr>
                <w:rFonts w:ascii="Cambria" w:hAnsi="Cambria" w:cs="Cambria"/>
                <w:lang w:val="en-US"/>
              </w:rPr>
            </w:rPrChange>
          </w:rPr>
          <w:t>]</w:t>
        </w:r>
        <w:r>
          <w:rPr>
            <w:rFonts w:ascii="Times New Roman" w:hAnsi="Times New Roman" w:cs="Times New Roman"/>
            <w:vertAlign w:val="subscript"/>
            <w:lang w:val="en-US"/>
            <w:rPrChange w:id="2368" w:author="Lưu Gia Huy" w:date="2023-06-25T11:57:00Z">
              <w:rPr>
                <w:rFonts w:ascii="Cambria" w:hAnsi="Cambria" w:cs="Cambria"/>
                <w:vertAlign w:val="subscript"/>
                <w:lang w:val="en-US"/>
              </w:rPr>
            </w:rPrChange>
          </w:rPr>
          <w:t>t</w:t>
        </w:r>
      </w:ins>
    </w:p>
    <w:p w14:paraId="4F5B6A2A" w14:textId="77777777" w:rsidR="00501C7E" w:rsidRPr="00501C7E" w:rsidRDefault="00501C7E">
      <w:pPr>
        <w:rPr>
          <w:ins w:id="2369" w:author="Lưu Gia Huy" w:date="2023-06-24T08:41:00Z"/>
          <w:rFonts w:ascii="Times New Roman" w:hAnsi="Times New Roman" w:cs="Times New Roman"/>
          <w:vertAlign w:val="subscript"/>
          <w:lang w:val="en-US"/>
          <w:rPrChange w:id="2370" w:author="Lưu Gia Huy" w:date="2023-06-25T11:57:00Z">
            <w:rPr>
              <w:ins w:id="2371" w:author="Lưu Gia Huy" w:date="2023-06-24T08:41:00Z"/>
            </w:rPr>
          </w:rPrChange>
        </w:rPr>
      </w:pPr>
    </w:p>
    <w:p w14:paraId="0104A4B4" w14:textId="77777777" w:rsidR="00501C7E" w:rsidRPr="00501C7E" w:rsidRDefault="00000000" w:rsidP="00501C7E">
      <w:pPr>
        <w:pStyle w:val="Heading3"/>
        <w:numPr>
          <w:ins w:id="2372" w:author="Lưu Gia Huy" w:date="2023-06-25T13:53:00Z"/>
        </w:numPr>
        <w:ind w:left="0"/>
        <w:rPr>
          <w:ins w:id="2373" w:author="Lưu Gia Huy" w:date="2023-06-24T15:37:00Z"/>
          <w:rFonts w:ascii="Times New Roman" w:hAnsi="Times New Roman" w:cs="Times New Roman"/>
          <w:b w:val="0"/>
          <w:bCs w:val="0"/>
          <w:szCs w:val="26"/>
          <w:rPrChange w:id="2374" w:author="Lưu Gia Huy" w:date="2023-06-25T11:57:00Z">
            <w:rPr>
              <w:ins w:id="2375" w:author="Lưu Gia Huy" w:date="2023-06-24T15:37:00Z"/>
              <w:rFonts w:ascii="Times New Roman" w:hAnsi="Times New Roman" w:cs="Times New Roman"/>
              <w:b/>
              <w:bCs/>
              <w:szCs w:val="26"/>
            </w:rPr>
          </w:rPrChange>
        </w:rPr>
        <w:pPrChange w:id="2376" w:author="Lưu Gia Huy" w:date="2023-06-25T13:53:00Z">
          <w:pPr/>
        </w:pPrChange>
      </w:pPr>
      <w:bookmarkStart w:id="2377" w:name="_Toc138588491"/>
      <w:ins w:id="2378" w:author="Lưu Gia Huy" w:date="2023-06-23T09:15:00Z">
        <w:r>
          <w:rPr>
            <w:rFonts w:ascii="Times New Roman" w:hAnsi="Times New Roman" w:cs="Times New Roman"/>
            <w:szCs w:val="26"/>
          </w:rPr>
          <w:t>CKKS scheme</w:t>
        </w:r>
      </w:ins>
      <w:bookmarkEnd w:id="2377"/>
    </w:p>
    <w:p w14:paraId="2A2F3FE5" w14:textId="77777777" w:rsidR="00501C7E" w:rsidRPr="00501C7E" w:rsidRDefault="00000000" w:rsidP="00501C7E">
      <w:pPr>
        <w:pStyle w:val="Heading4"/>
        <w:ind w:left="0"/>
        <w:rPr>
          <w:ins w:id="2379" w:author="Lưu Gia Huy" w:date="2023-06-24T15:37:00Z"/>
          <w:rFonts w:ascii="Times New Roman" w:hAnsi="Times New Roman" w:cs="Times New Roman"/>
          <w:b w:val="0"/>
          <w:bCs w:val="0"/>
          <w:lang w:val="en-US"/>
          <w:rPrChange w:id="2380" w:author="Lưu Gia Huy" w:date="2023-06-25T11:57:00Z">
            <w:rPr>
              <w:ins w:id="2381" w:author="Lưu Gia Huy" w:date="2023-06-24T15:37:00Z"/>
              <w:b/>
              <w:bCs/>
              <w:lang w:val="en-US"/>
            </w:rPr>
          </w:rPrChange>
        </w:rPr>
        <w:pPrChange w:id="2382" w:author="Lưu Gia Huy" w:date="2023-06-25T12:00:00Z">
          <w:pPr/>
        </w:pPrChange>
      </w:pPr>
      <w:ins w:id="2383" w:author="Lưu Gia Huy" w:date="2023-06-24T15:37:00Z">
        <w:r>
          <w:rPr>
            <w:rFonts w:ascii="Times New Roman" w:hAnsi="Times New Roman" w:cs="Times New Roman"/>
            <w:lang w:val="en-US"/>
            <w:rPrChange w:id="2384" w:author="Lưu Gia Huy" w:date="2023-06-25T11:57:00Z">
              <w:rPr>
                <w:b/>
                <w:bCs/>
                <w:lang w:val="en-US"/>
              </w:rPr>
            </w:rPrChange>
          </w:rPr>
          <w:t>Plaintext and Ciphertext Spaces</w:t>
        </w:r>
      </w:ins>
    </w:p>
    <w:p w14:paraId="71B2F800" w14:textId="77777777" w:rsidR="00501C7E" w:rsidRPr="00501C7E" w:rsidRDefault="00000000">
      <w:pPr>
        <w:rPr>
          <w:ins w:id="2385" w:author="Lưu Gia Huy" w:date="2023-06-24T15:37:00Z"/>
          <w:rFonts w:ascii="Times New Roman" w:hAnsi="Times New Roman" w:cs="Times New Roman"/>
          <w:lang w:val="en-US"/>
          <w:rPrChange w:id="2386" w:author="Lưu Gia Huy" w:date="2023-06-25T11:57:00Z">
            <w:rPr>
              <w:ins w:id="2387" w:author="Lưu Gia Huy" w:date="2023-06-24T15:37:00Z"/>
              <w:lang w:val="en-US"/>
            </w:rPr>
          </w:rPrChange>
        </w:rPr>
      </w:pPr>
      <w:ins w:id="2388" w:author="Lưu Gia Huy" w:date="2023-06-24T15:37:00Z">
        <w:r>
          <w:rPr>
            <w:rFonts w:ascii="Times New Roman" w:hAnsi="Times New Roman" w:cs="Times New Roman"/>
            <w:lang w:val="en-US"/>
            <w:rPrChange w:id="2389" w:author="Lưu Gia Huy" w:date="2023-06-25T11:57:00Z">
              <w:rPr>
                <w:lang w:val="en-US"/>
              </w:rPr>
            </w:rPrChange>
          </w:rPr>
          <w:t>In CKKS, the plaintext and ciphertext spaces are almost the same. They include elements of the polynomial ring R</w:t>
        </w:r>
        <w:r>
          <w:rPr>
            <w:rFonts w:ascii="Times New Roman" w:hAnsi="Times New Roman" w:cs="Times New Roman"/>
            <w:vertAlign w:val="subscript"/>
            <w:lang w:val="en-US"/>
            <w:rPrChange w:id="2390" w:author="Lưu Gia Huy" w:date="2023-06-25T11:57:00Z">
              <w:rPr>
                <w:vertAlign w:val="subscript"/>
                <w:lang w:val="en-US"/>
              </w:rPr>
            </w:rPrChange>
          </w:rPr>
          <w:t xml:space="preserve">q </w:t>
        </w:r>
        <w:r>
          <w:rPr>
            <w:rFonts w:ascii="Times New Roman" w:hAnsi="Times New Roman" w:cs="Times New Roman"/>
            <w:lang w:val="en-US"/>
            <w:rPrChange w:id="2391" w:author="Lưu Gia Huy" w:date="2023-06-25T11:57:00Z">
              <w:rPr>
                <w:lang w:val="en-US"/>
              </w:rPr>
            </w:rPrChange>
          </w:rPr>
          <w:t>=</w:t>
        </w:r>
      </w:ins>
      <w:ins w:id="2392" w:author="Lưu Gia Huy" w:date="2023-06-24T15:38:00Z">
        <w:r>
          <w:rPr>
            <w:rFonts w:ascii="Times New Roman" w:hAnsi="Times New Roman" w:cs="Times New Roman"/>
            <w:lang w:val="en-US"/>
            <w:rPrChange w:id="2393" w:author="Lưu Gia Huy" w:date="2023-06-25T11:57:00Z">
              <w:rPr>
                <w:lang w:val="en-US"/>
              </w:rPr>
            </w:rPrChange>
          </w:rPr>
          <w:t xml:space="preserve"> Z</w:t>
        </w:r>
        <w:r>
          <w:rPr>
            <w:rFonts w:ascii="Times New Roman" w:hAnsi="Times New Roman" w:cs="Times New Roman"/>
            <w:vertAlign w:val="subscript"/>
            <w:lang w:val="en-US"/>
            <w:rPrChange w:id="2394" w:author="Lưu Gia Huy" w:date="2023-06-25T11:57:00Z">
              <w:rPr>
                <w:vertAlign w:val="subscript"/>
                <w:lang w:val="en-US"/>
              </w:rPr>
            </w:rPrChange>
          </w:rPr>
          <w:t>q</w:t>
        </w:r>
        <w:r>
          <w:rPr>
            <w:rFonts w:ascii="Times New Roman" w:hAnsi="Times New Roman" w:cs="Times New Roman"/>
            <w:lang w:val="en-US"/>
            <w:rPrChange w:id="2395" w:author="Lưu Gia Huy" w:date="2023-06-25T11:57:00Z">
              <w:rPr>
                <w:lang w:val="en-US"/>
              </w:rPr>
            </w:rPrChange>
          </w:rPr>
          <w:t>[x]/f(x)</w:t>
        </w:r>
      </w:ins>
      <w:ins w:id="2396" w:author="Lưu Gia Huy" w:date="2023-06-24T15:37:00Z">
        <w:r>
          <w:rPr>
            <w:rFonts w:ascii="Times New Roman" w:hAnsi="Times New Roman" w:cs="Times New Roman"/>
            <w:lang w:val="en-US"/>
            <w:rPrChange w:id="2397" w:author="Lưu Gia Huy" w:date="2023-06-25T11:57:00Z">
              <w:rPr>
                <w:lang w:val="en-US"/>
              </w:rPr>
            </w:rPrChange>
          </w:rPr>
          <w:t>, where</w:t>
        </w:r>
      </w:ins>
      <w:ins w:id="2398" w:author="Lưu Gia Huy" w:date="2023-06-24T15:38:00Z">
        <w:r>
          <w:rPr>
            <w:rFonts w:ascii="Times New Roman" w:hAnsi="Times New Roman" w:cs="Times New Roman"/>
            <w:lang w:val="en-US"/>
            <w:rPrChange w:id="2399" w:author="Lưu Gia Huy" w:date="2023-06-25T11:57:00Z">
              <w:rPr>
                <w:lang w:val="en-US"/>
              </w:rPr>
            </w:rPrChange>
          </w:rPr>
          <w:t xml:space="preserve"> q</w:t>
        </w:r>
      </w:ins>
      <w:ins w:id="2400" w:author="Lưu Gia Huy" w:date="2023-06-24T15:37:00Z">
        <w:r>
          <w:rPr>
            <w:rFonts w:ascii="Times New Roman" w:hAnsi="Times New Roman" w:cs="Times New Roman"/>
            <w:lang w:val="en-US"/>
            <w:rPrChange w:id="2401" w:author="Lưu Gia Huy" w:date="2023-06-25T11:57:00Z">
              <w:rPr>
                <w:lang w:val="en-US"/>
              </w:rPr>
            </w:rPrChange>
          </w:rPr>
          <w:t xml:space="preserve"> is an integer called the coefficient modulus and </w:t>
        </w:r>
      </w:ins>
      <w:ins w:id="2402" w:author="Lưu Gia Huy" w:date="2023-06-24T15:38:00Z">
        <w:r>
          <w:rPr>
            <w:rFonts w:ascii="Times New Roman" w:hAnsi="Times New Roman" w:cs="Times New Roman"/>
            <w:lang w:val="en-US"/>
            <w:rPrChange w:id="2403" w:author="Lưu Gia Huy" w:date="2023-06-25T11:57:00Z">
              <w:rPr>
                <w:lang w:val="en-US"/>
              </w:rPr>
            </w:rPrChange>
          </w:rPr>
          <w:t>f(x)</w:t>
        </w:r>
      </w:ins>
      <w:ins w:id="2404" w:author="Lưu Gia Huy" w:date="2023-06-24T15:37:00Z">
        <w:r>
          <w:rPr>
            <w:rFonts w:ascii="Times New Roman" w:hAnsi="Times New Roman" w:cs="Times New Roman"/>
            <w:lang w:val="en-US"/>
            <w:rPrChange w:id="2405" w:author="Lưu Gia Huy" w:date="2023-06-25T11:57:00Z">
              <w:rPr>
                <w:lang w:val="en-US"/>
              </w:rPr>
            </w:rPrChange>
          </w:rPr>
          <w:t xml:space="preserve"> is a polynomial known as the polynomial modulus. Elements of </w:t>
        </w:r>
      </w:ins>
      <w:ins w:id="2406" w:author="Lưu Gia Huy" w:date="2023-06-24T15:39:00Z">
        <w:r>
          <w:rPr>
            <w:rFonts w:ascii="Times New Roman" w:hAnsi="Times New Roman" w:cs="Times New Roman"/>
            <w:lang w:val="en-US"/>
            <w:rPrChange w:id="2407" w:author="Lưu Gia Huy" w:date="2023-06-25T11:57:00Z">
              <w:rPr>
                <w:lang w:val="en-US"/>
              </w:rPr>
            </w:rPrChange>
          </w:rPr>
          <w:t>R</w:t>
        </w:r>
        <w:r>
          <w:rPr>
            <w:rFonts w:ascii="Times New Roman" w:hAnsi="Times New Roman" w:cs="Times New Roman"/>
            <w:vertAlign w:val="subscript"/>
            <w:lang w:val="en-US"/>
            <w:rPrChange w:id="2408" w:author="Lưu Gia Huy" w:date="2023-06-25T11:57:00Z">
              <w:rPr>
                <w:vertAlign w:val="subscript"/>
                <w:lang w:val="en-US"/>
              </w:rPr>
            </w:rPrChange>
          </w:rPr>
          <w:t>q</w:t>
        </w:r>
      </w:ins>
      <w:ins w:id="2409" w:author="Lưu Gia Huy" w:date="2023-06-24T15:37:00Z">
        <w:r>
          <w:rPr>
            <w:rFonts w:ascii="Times New Roman" w:hAnsi="Times New Roman" w:cs="Times New Roman"/>
            <w:lang w:val="en-US"/>
            <w:rPrChange w:id="2410" w:author="Lưu Gia Huy" w:date="2023-06-25T11:57:00Z">
              <w:rPr>
                <w:lang w:val="en-US"/>
              </w:rPr>
            </w:rPrChange>
          </w:rPr>
          <w:t xml:space="preserve"> are polynomials with integer coefficients bounded by</w:t>
        </w:r>
      </w:ins>
      <w:ins w:id="2411" w:author="Lưu Gia Huy" w:date="2023-06-24T15:39:00Z">
        <w:r>
          <w:rPr>
            <w:rFonts w:ascii="Times New Roman" w:hAnsi="Times New Roman" w:cs="Times New Roman"/>
            <w:lang w:val="en-US"/>
            <w:rPrChange w:id="2412" w:author="Lưu Gia Huy" w:date="2023-06-25T11:57:00Z">
              <w:rPr>
                <w:lang w:val="en-US"/>
              </w:rPr>
            </w:rPrChange>
          </w:rPr>
          <w:t xml:space="preserve"> q</w:t>
        </w:r>
      </w:ins>
      <w:ins w:id="2413" w:author="Lưu Gia Huy" w:date="2023-06-24T15:37:00Z">
        <w:r>
          <w:rPr>
            <w:rFonts w:ascii="Times New Roman" w:hAnsi="Times New Roman" w:cs="Times New Roman"/>
            <w:lang w:val="en-US"/>
            <w:rPrChange w:id="2414" w:author="Lưu Gia Huy" w:date="2023-06-25T11:57:00Z">
              <w:rPr>
                <w:lang w:val="en-US"/>
              </w:rPr>
            </w:rPrChange>
          </w:rPr>
          <w:t xml:space="preserve">. Their degrees are also bounded by the degree of </w:t>
        </w:r>
      </w:ins>
      <w:ins w:id="2415" w:author="Lưu Gia Huy" w:date="2023-06-24T15:39:00Z">
        <w:r>
          <w:rPr>
            <w:rFonts w:ascii="Times New Roman" w:hAnsi="Times New Roman" w:cs="Times New Roman"/>
            <w:lang w:val="en-US"/>
            <w:rPrChange w:id="2416" w:author="Lưu Gia Huy" w:date="2023-06-25T11:57:00Z">
              <w:rPr>
                <w:lang w:val="en-US"/>
              </w:rPr>
            </w:rPrChange>
          </w:rPr>
          <w:t>f(x)</w:t>
        </w:r>
      </w:ins>
      <w:ins w:id="2417" w:author="Lưu Gia Huy" w:date="2023-06-24T15:37:00Z">
        <w:r>
          <w:rPr>
            <w:rFonts w:ascii="Times New Roman" w:hAnsi="Times New Roman" w:cs="Times New Roman"/>
            <w:lang w:val="en-US"/>
            <w:rPrChange w:id="2418" w:author="Lưu Gia Huy" w:date="2023-06-25T11:57:00Z">
              <w:rPr>
                <w:lang w:val="en-US"/>
              </w:rPr>
            </w:rPrChange>
          </w:rPr>
          <w:t xml:space="preserve">. The most common choice of </w:t>
        </w:r>
      </w:ins>
    </w:p>
    <w:p w14:paraId="79E10C19" w14:textId="77777777" w:rsidR="00501C7E" w:rsidRPr="00501C7E" w:rsidRDefault="00000000">
      <w:pPr>
        <w:rPr>
          <w:ins w:id="2419" w:author="Lưu Gia Huy" w:date="2023-06-24T15:40:00Z"/>
          <w:rFonts w:ascii="Times New Roman" w:hAnsi="Times New Roman" w:cs="Times New Roman"/>
          <w:lang w:val="en-US"/>
          <w:rPrChange w:id="2420" w:author="Lưu Gia Huy" w:date="2023-06-25T11:57:00Z">
            <w:rPr>
              <w:ins w:id="2421" w:author="Lưu Gia Huy" w:date="2023-06-24T15:40:00Z"/>
              <w:lang w:val="en-US"/>
            </w:rPr>
          </w:rPrChange>
        </w:rPr>
      </w:pPr>
      <w:ins w:id="2422" w:author="Lưu Gia Huy" w:date="2023-06-24T15:37:00Z">
        <w:r>
          <w:rPr>
            <w:rFonts w:ascii="Times New Roman" w:hAnsi="Times New Roman" w:cs="Times New Roman"/>
            <w:lang w:val="en-US"/>
            <w:rPrChange w:id="2423" w:author="Lưu Gia Huy" w:date="2023-06-25T11:57:00Z">
              <w:rPr>
                <w:lang w:val="en-US"/>
              </w:rPr>
            </w:rPrChange>
          </w:rPr>
          <w:lastRenderedPageBreak/>
          <w:t xml:space="preserve">in the literature is </w:t>
        </w:r>
      </w:ins>
      <w:ins w:id="2424" w:author="Lưu Gia Huy" w:date="2023-06-24T15:39:00Z">
        <w:r>
          <w:rPr>
            <w:rFonts w:ascii="Times New Roman" w:hAnsi="Times New Roman" w:cs="Times New Roman"/>
            <w:lang w:val="en-US"/>
            <w:rPrChange w:id="2425" w:author="Lưu Gia Huy" w:date="2023-06-25T11:57:00Z">
              <w:rPr>
                <w:lang w:val="en-US"/>
              </w:rPr>
            </w:rPrChange>
          </w:rPr>
          <w:t>f(x) = x</w:t>
        </w:r>
        <w:r>
          <w:rPr>
            <w:rFonts w:ascii="Times New Roman" w:hAnsi="Times New Roman" w:cs="Times New Roman"/>
            <w:vertAlign w:val="superscript"/>
            <w:lang w:val="en-US"/>
            <w:rPrChange w:id="2426" w:author="Lưu Gia Huy" w:date="2023-06-25T11:57:00Z">
              <w:rPr>
                <w:vertAlign w:val="superscript"/>
                <w:lang w:val="en-US"/>
              </w:rPr>
            </w:rPrChange>
          </w:rPr>
          <w:t>n</w:t>
        </w:r>
        <w:r>
          <w:rPr>
            <w:rFonts w:ascii="Times New Roman" w:hAnsi="Times New Roman" w:cs="Times New Roman"/>
            <w:lang w:val="en-US"/>
            <w:rPrChange w:id="2427" w:author="Lưu Gia Huy" w:date="2023-06-25T11:57:00Z">
              <w:rPr>
                <w:lang w:val="en-US"/>
              </w:rPr>
            </w:rPrChange>
          </w:rPr>
          <w:t xml:space="preserve"> + 1 </w:t>
        </w:r>
      </w:ins>
      <w:ins w:id="2428" w:author="Lưu Gia Huy" w:date="2023-06-24T15:37:00Z">
        <w:r>
          <w:rPr>
            <w:rFonts w:ascii="Times New Roman" w:hAnsi="Times New Roman" w:cs="Times New Roman"/>
            <w:lang w:val="en-US"/>
            <w:rPrChange w:id="2429" w:author="Lưu Gia Huy" w:date="2023-06-25T11:57:00Z">
              <w:rPr>
                <w:lang w:val="en-US"/>
              </w:rPr>
            </w:rPrChange>
          </w:rPr>
          <w:t>with</w:t>
        </w:r>
      </w:ins>
      <w:ins w:id="2430" w:author="Lưu Gia Huy" w:date="2023-06-24T15:39:00Z">
        <w:r>
          <w:rPr>
            <w:rFonts w:ascii="Times New Roman" w:hAnsi="Times New Roman" w:cs="Times New Roman"/>
            <w:lang w:val="en-US"/>
            <w:rPrChange w:id="2431" w:author="Lưu Gia Huy" w:date="2023-06-25T11:57:00Z">
              <w:rPr>
                <w:lang w:val="en-US"/>
              </w:rPr>
            </w:rPrChange>
          </w:rPr>
          <w:t xml:space="preserve"> n</w:t>
        </w:r>
      </w:ins>
      <w:ins w:id="2432" w:author="Lưu Gia Huy" w:date="2023-06-24T15:37:00Z">
        <w:r>
          <w:rPr>
            <w:rFonts w:ascii="Times New Roman" w:hAnsi="Times New Roman" w:cs="Times New Roman"/>
            <w:lang w:val="en-US"/>
            <w:rPrChange w:id="2433" w:author="Lưu Gia Huy" w:date="2023-06-25T11:57:00Z">
              <w:rPr>
                <w:lang w:val="en-US"/>
              </w:rPr>
            </w:rPrChange>
          </w:rPr>
          <w:t xml:space="preserve"> (known as the ring dimension) being a power of 2 number. The difference between CKKS plaintext and ciphertext instances is the number of ring elements they contain. An instance of CKKS plaintext includes one ring element (polynomial) whereas an instance of CKKS ciphertext includes at least 2 ring elements.</w:t>
        </w:r>
      </w:ins>
    </w:p>
    <w:p w14:paraId="499A197C" w14:textId="77777777" w:rsidR="00501C7E" w:rsidRDefault="00501C7E">
      <w:pPr>
        <w:rPr>
          <w:ins w:id="2434" w:author="Lưu Gia Huy" w:date="2023-06-25T10:10:00Z"/>
          <w:rFonts w:ascii="Times New Roman" w:hAnsi="Times New Roman" w:cs="Times New Roman"/>
          <w:b/>
          <w:bCs/>
          <w:lang w:val="en-US"/>
        </w:rPr>
      </w:pPr>
    </w:p>
    <w:p w14:paraId="37D0945F" w14:textId="77777777" w:rsidR="00501C7E" w:rsidRPr="00501C7E" w:rsidRDefault="00000000" w:rsidP="00501C7E">
      <w:pPr>
        <w:pStyle w:val="Heading4"/>
        <w:ind w:left="0"/>
        <w:rPr>
          <w:ins w:id="2435" w:author="Lưu Gia Huy" w:date="2023-06-24T16:06:00Z"/>
          <w:rFonts w:ascii="Times New Roman" w:hAnsi="Times New Roman" w:cs="Times New Roman"/>
          <w:b w:val="0"/>
          <w:bCs w:val="0"/>
          <w:lang w:val="en-US"/>
          <w:rPrChange w:id="2436" w:author="Lưu Gia Huy" w:date="2023-06-25T11:57:00Z">
            <w:rPr>
              <w:ins w:id="2437" w:author="Lưu Gia Huy" w:date="2023-06-24T16:06:00Z"/>
              <w:b/>
              <w:bCs/>
              <w:lang w:val="en-US"/>
            </w:rPr>
          </w:rPrChange>
        </w:rPr>
        <w:pPrChange w:id="2438" w:author="Lưu Gia Huy" w:date="2023-06-25T12:00:00Z">
          <w:pPr/>
        </w:pPrChange>
      </w:pPr>
      <w:ins w:id="2439" w:author="Lưu Gia Huy" w:date="2023-06-24T15:40:00Z">
        <w:r>
          <w:rPr>
            <w:rFonts w:ascii="Times New Roman" w:hAnsi="Times New Roman" w:cs="Times New Roman"/>
            <w:lang w:val="en-US"/>
            <w:rPrChange w:id="2440" w:author="Lưu Gia Huy" w:date="2023-06-25T11:57:00Z">
              <w:rPr>
                <w:b/>
                <w:bCs/>
                <w:lang w:val="en-US"/>
              </w:rPr>
            </w:rPrChange>
          </w:rPr>
          <w:t xml:space="preserve">Plaintext Encoding and Decoding </w:t>
        </w:r>
      </w:ins>
    </w:p>
    <w:p w14:paraId="57D8D0AF" w14:textId="77777777" w:rsidR="00501C7E" w:rsidRPr="00501C7E" w:rsidRDefault="00000000">
      <w:pPr>
        <w:rPr>
          <w:ins w:id="2441" w:author="Lưu Gia Huy" w:date="2023-06-24T15:45:00Z"/>
          <w:rFonts w:ascii="Times New Roman" w:hAnsi="Times New Roman" w:cs="Times New Roman"/>
          <w:lang w:val="en-US"/>
          <w:rPrChange w:id="2442" w:author="Lưu Gia Huy" w:date="2023-06-25T11:57:00Z">
            <w:rPr>
              <w:ins w:id="2443" w:author="Lưu Gia Huy" w:date="2023-06-24T15:45:00Z"/>
              <w:rFonts w:ascii="Arial" w:hAnsi="Arial" w:cs="Arial"/>
              <w:lang w:val="en-US"/>
            </w:rPr>
          </w:rPrChange>
        </w:rPr>
      </w:pPr>
      <w:ins w:id="2444" w:author="Lưu Gia Huy" w:date="2023-06-24T15:40:00Z">
        <w:r>
          <w:rPr>
            <w:rFonts w:ascii="Times New Roman" w:hAnsi="Times New Roman" w:cs="Times New Roman"/>
            <w:lang w:val="en-US"/>
            <w:rPrChange w:id="2445" w:author="Lưu Gia Huy" w:date="2023-06-25T11:57:00Z">
              <w:rPr>
                <w:lang w:val="en-US"/>
              </w:rPr>
            </w:rPrChange>
          </w:rPr>
          <w:t>Another main contribution of the CKKS work is</w:t>
        </w:r>
      </w:ins>
      <w:ins w:id="2446" w:author="Lưu Gia Huy" w:date="2023-06-24T15:41:00Z">
        <w:r>
          <w:rPr>
            <w:rFonts w:ascii="Times New Roman" w:hAnsi="Times New Roman" w:cs="Times New Roman"/>
            <w:lang w:val="en-US"/>
            <w:rPrChange w:id="2447" w:author="Lưu Gia Huy" w:date="2023-06-25T11:57:00Z">
              <w:rPr>
                <w:lang w:val="en-US"/>
              </w:rPr>
            </w:rPrChange>
          </w:rPr>
          <w:t xml:space="preserve"> anew method that maps a vector of complex numbers into a single plaintext object and vice versa. Encoding works as follows, given an </w:t>
        </w:r>
      </w:ins>
      <w:ins w:id="2448" w:author="Lưu Gia Huy" w:date="2023-06-24T15:42:00Z">
        <w:r>
          <w:rPr>
            <w:rFonts w:ascii="Times New Roman" w:hAnsi="Times New Roman" w:cs="Times New Roman"/>
            <w:position w:val="-24"/>
            <w:lang w:val="en-US"/>
          </w:rPr>
          <w:object w:dxaOrig="240" w:dyaOrig="620" w14:anchorId="66FB24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31pt" o:ole="">
              <v:imagedata r:id="rId19" o:title=""/>
            </v:shape>
            <o:OLEObject Type="Embed" ProgID="Equation.KSEE3" ShapeID="_x0000_i1025" DrawAspect="Content" ObjectID="_1757878692" r:id="rId20"/>
          </w:object>
        </w:r>
      </w:ins>
      <w:ins w:id="2449" w:author="Lưu Gia Huy" w:date="2023-06-24T15:43:00Z">
        <w:r>
          <w:rPr>
            <w:rFonts w:ascii="Times New Roman" w:hAnsi="Times New Roman" w:cs="Times New Roman"/>
            <w:lang w:val="en-US"/>
            <w:rPrChange w:id="2450" w:author="Lưu Gia Huy" w:date="2023-06-25T11:57:00Z">
              <w:rPr>
                <w:lang w:val="en-US"/>
              </w:rPr>
            </w:rPrChange>
          </w:rPr>
          <w:t xml:space="preserve"> vector of complex numbers z </w:t>
        </w:r>
        <w:r>
          <w:rPr>
            <w:rFonts w:ascii="Times New Roman" w:hAnsi="Times New Roman" w:cs="Times New Roman"/>
            <w:lang w:val="en-US"/>
            <w:rPrChange w:id="2451" w:author="Lưu Gia Huy" w:date="2023-06-25T11:57:00Z">
              <w:rPr>
                <w:rFonts w:ascii="Arial" w:hAnsi="Arial" w:cs="Arial"/>
                <w:lang w:val="en-US"/>
              </w:rPr>
            </w:rPrChange>
          </w:rPr>
          <w:t>є</w:t>
        </w:r>
      </w:ins>
      <w:ins w:id="2452" w:author="Lưu Gia Huy" w:date="2023-06-24T15:44:00Z">
        <w:r>
          <w:rPr>
            <w:rFonts w:ascii="Times New Roman" w:hAnsi="Times New Roman" w:cs="Times New Roman"/>
            <w:lang w:val="en-US"/>
            <w:rPrChange w:id="2453" w:author="Lưu Gia Huy" w:date="2023-06-25T11:57:00Z">
              <w:rPr>
                <w:lang w:val="en-US"/>
              </w:rPr>
            </w:rPrChange>
          </w:rPr>
          <w:t xml:space="preserve"> C</w:t>
        </w:r>
        <w:r>
          <w:rPr>
            <w:rFonts w:ascii="Times New Roman" w:hAnsi="Times New Roman" w:cs="Times New Roman"/>
            <w:vertAlign w:val="superscript"/>
            <w:lang w:val="en-US"/>
            <w:rPrChange w:id="2454" w:author="Lưu Gia Huy" w:date="2023-06-25T11:57:00Z">
              <w:rPr>
                <w:vertAlign w:val="superscript"/>
                <w:lang w:val="en-US"/>
              </w:rPr>
            </w:rPrChange>
          </w:rPr>
          <w:t xml:space="preserve">n/2 </w:t>
        </w:r>
        <w:r>
          <w:rPr>
            <w:rFonts w:ascii="Times New Roman" w:hAnsi="Times New Roman" w:cs="Times New Roman"/>
            <w:lang w:val="en-US"/>
            <w:rPrChange w:id="2455" w:author="Lưu Gia Huy" w:date="2023-06-25T11:57:00Z">
              <w:rPr>
                <w:lang w:val="en-US"/>
              </w:rPr>
            </w:rPrChange>
          </w:rPr>
          <w:t xml:space="preserve">, return a single plaintext element a </w:t>
        </w:r>
        <w:r>
          <w:rPr>
            <w:rFonts w:ascii="Times New Roman" w:hAnsi="Times New Roman" w:cs="Times New Roman"/>
            <w:lang w:val="en-US"/>
            <w:rPrChange w:id="2456" w:author="Lưu Gia Huy" w:date="2023-06-25T11:57:00Z">
              <w:rPr>
                <w:rFonts w:ascii="Arial" w:hAnsi="Arial" w:cs="Arial"/>
                <w:lang w:val="en-US"/>
              </w:rPr>
            </w:rPrChange>
          </w:rPr>
          <w:t>є R. Decoding does an</w:t>
        </w:r>
      </w:ins>
      <w:ins w:id="2457" w:author="Lưu Gia Huy" w:date="2023-06-24T15:45:00Z">
        <w:r>
          <w:rPr>
            <w:rFonts w:ascii="Times New Roman" w:hAnsi="Times New Roman" w:cs="Times New Roman"/>
            <w:lang w:val="en-US"/>
            <w:rPrChange w:id="2458" w:author="Lưu Gia Huy" w:date="2023-06-25T11:57:00Z">
              <w:rPr>
                <w:rFonts w:ascii="Arial" w:hAnsi="Arial" w:cs="Arial"/>
                <w:lang w:val="en-US"/>
              </w:rPr>
            </w:rPrChange>
          </w:rPr>
          <w:t>d return a vector of complex numbers. The map</w:t>
        </w:r>
      </w:ins>
      <w:ins w:id="2459" w:author="Lưu Gia Huy" w:date="2023-06-24T15:48:00Z">
        <w:r>
          <w:rPr>
            <w:rFonts w:ascii="Times New Roman" w:hAnsi="Times New Roman" w:cs="Times New Roman"/>
            <w:lang w:val="en-US"/>
          </w:rPr>
          <w:t xml:space="preserve"> Δ </w:t>
        </w:r>
      </w:ins>
      <w:ins w:id="2460" w:author="Lưu Gia Huy" w:date="2023-06-24T15:45:00Z">
        <w:r>
          <w:rPr>
            <w:rFonts w:ascii="Times New Roman" w:hAnsi="Times New Roman" w:cs="Times New Roman"/>
            <w:lang w:val="en-US"/>
            <w:rPrChange w:id="2461" w:author="Lưu Gia Huy" w:date="2023-06-25T11:57:00Z">
              <w:rPr>
                <w:rFonts w:ascii="Arial" w:hAnsi="Arial" w:cs="Arial"/>
                <w:lang w:val="en-US"/>
              </w:rPr>
            </w:rPrChange>
          </w:rPr>
          <w:t xml:space="preserve"> is the complex canonical embedding which is a variant of the Fourier transform</w:t>
        </w:r>
      </w:ins>
      <w:ins w:id="2462" w:author="Lưu Gia Huy" w:date="2023-06-24T15:48:00Z">
        <w:r>
          <w:rPr>
            <w:rFonts w:ascii="Times New Roman" w:hAnsi="Times New Roman" w:cs="Times New Roman"/>
            <w:lang w:val="en-US"/>
          </w:rPr>
          <w:t>.</w:t>
        </w:r>
      </w:ins>
    </w:p>
    <w:p w14:paraId="33CAB10D" w14:textId="77777777" w:rsidR="00501C7E" w:rsidRDefault="00000000">
      <w:pPr>
        <w:rPr>
          <w:ins w:id="2463" w:author="Lưu Gia Huy" w:date="2023-06-24T15:49:00Z"/>
          <w:rFonts w:ascii="Times New Roman" w:hAnsi="Times New Roman" w:cs="Times New Roman"/>
        </w:rPr>
      </w:pPr>
      <w:ins w:id="2464" w:author="Lưu Gia Huy" w:date="2023-06-24T15:45:00Z">
        <w:r>
          <w:rPr>
            <w:rFonts w:ascii="Times New Roman" w:hAnsi="Times New Roman" w:cs="Times New Roman"/>
            <w:lang w:val="en-US"/>
            <w:rPrChange w:id="2465" w:author="Lưu Gia Huy" w:date="2023-06-25T11:57:00Z">
              <w:rPr>
                <w:rFonts w:ascii="Arial" w:hAnsi="Arial" w:cs="Arial"/>
                <w:lang w:val="en-US"/>
              </w:rPr>
            </w:rPrChange>
          </w:rPr>
          <w:tab/>
        </w:r>
      </w:ins>
      <w:ins w:id="2466" w:author="Lưu Gia Huy" w:date="2023-06-24T15:46:00Z">
        <w:r>
          <w:rPr>
            <w:rFonts w:ascii="Times New Roman" w:hAnsi="Times New Roman" w:cs="Times New Roman"/>
            <w:noProof/>
            <w:rPrChange w:id="2467" w:author="Lưu Gia Huy" w:date="2023-06-25T11:57:00Z">
              <w:rPr>
                <w:noProof/>
              </w:rPr>
            </w:rPrChange>
          </w:rPr>
          <w:drawing>
            <wp:inline distT="0" distB="0" distL="114300" distR="114300" wp14:anchorId="4BA82F29" wp14:editId="0E261D0D">
              <wp:extent cx="2842260" cy="883920"/>
              <wp:effectExtent l="0" t="0" r="7620" b="0"/>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7"/>
                      <pic:cNvPicPr>
                        <a:picLocks noChangeAspect="1"/>
                      </pic:cNvPicPr>
                    </pic:nvPicPr>
                    <pic:blipFill>
                      <a:blip r:embed="rId21"/>
                      <a:stretch>
                        <a:fillRect/>
                      </a:stretch>
                    </pic:blipFill>
                    <pic:spPr>
                      <a:xfrm>
                        <a:off x="0" y="0"/>
                        <a:ext cx="2842260" cy="883920"/>
                      </a:xfrm>
                      <a:prstGeom prst="rect">
                        <a:avLst/>
                      </a:prstGeom>
                      <a:noFill/>
                      <a:ln>
                        <a:noFill/>
                      </a:ln>
                    </pic:spPr>
                  </pic:pic>
                </a:graphicData>
              </a:graphic>
            </wp:inline>
          </w:drawing>
        </w:r>
      </w:ins>
    </w:p>
    <w:p w14:paraId="01F713A5" w14:textId="77777777" w:rsidR="00501C7E" w:rsidRPr="00501C7E" w:rsidRDefault="00000000" w:rsidP="00501C7E">
      <w:pPr>
        <w:pStyle w:val="Heading4"/>
        <w:ind w:left="0"/>
        <w:rPr>
          <w:ins w:id="2468" w:author="Lưu Gia Huy" w:date="2023-06-24T15:49:00Z"/>
          <w:rFonts w:ascii="Times New Roman" w:hAnsi="Times New Roman" w:cs="Times New Roman"/>
          <w:b w:val="0"/>
          <w:bCs w:val="0"/>
          <w:rPrChange w:id="2469" w:author="Lưu Gia Huy" w:date="2023-06-25T11:57:00Z">
            <w:rPr>
              <w:ins w:id="2470" w:author="Lưu Gia Huy" w:date="2023-06-24T15:49:00Z"/>
              <w:b/>
              <w:bCs/>
            </w:rPr>
          </w:rPrChange>
        </w:rPr>
        <w:pPrChange w:id="2471" w:author="Lưu Gia Huy" w:date="2023-06-25T12:00:00Z">
          <w:pPr/>
        </w:pPrChange>
      </w:pPr>
      <w:ins w:id="2472" w:author="Lưu Gia Huy" w:date="2023-06-24T15:49:00Z">
        <w:r>
          <w:rPr>
            <w:rFonts w:ascii="Times New Roman" w:hAnsi="Times New Roman" w:cs="Times New Roman"/>
            <w:rPrChange w:id="2473" w:author="Lưu Gia Huy" w:date="2023-06-25T11:57:00Z">
              <w:rPr>
                <w:b/>
                <w:bCs/>
              </w:rPr>
            </w:rPrChange>
          </w:rPr>
          <w:t>Parameters</w:t>
        </w:r>
      </w:ins>
    </w:p>
    <w:p w14:paraId="7EB96533" w14:textId="77777777" w:rsidR="00501C7E" w:rsidRDefault="00000000">
      <w:pPr>
        <w:rPr>
          <w:ins w:id="2474" w:author="Lưu Gia Huy" w:date="2023-06-24T15:49:00Z"/>
          <w:rFonts w:ascii="Times New Roman" w:hAnsi="Times New Roman" w:cs="Times New Roman"/>
        </w:rPr>
      </w:pPr>
      <w:ins w:id="2475" w:author="Lưu Gia Huy" w:date="2023-06-24T15:49:00Z">
        <w:r>
          <w:rPr>
            <w:rFonts w:ascii="Times New Roman" w:hAnsi="Times New Roman" w:cs="Times New Roman"/>
          </w:rPr>
          <w:t>R</w:t>
        </w:r>
        <w:r>
          <w:rPr>
            <w:rFonts w:ascii="Times New Roman" w:hAnsi="Times New Roman" w:cs="Times New Roman"/>
            <w:vertAlign w:val="subscript"/>
          </w:rPr>
          <w:t>2</w:t>
        </w:r>
        <w:r>
          <w:rPr>
            <w:rFonts w:ascii="Times New Roman" w:hAnsi="Times New Roman" w:cs="Times New Roman"/>
          </w:rPr>
          <w:t xml:space="preserve"> : mostly used in the encryption keys, is a uniform random distribution used to sample polynomials with integer coefficients in {-1,0,1}.</w:t>
        </w:r>
      </w:ins>
    </w:p>
    <w:p w14:paraId="296C4194" w14:textId="77777777" w:rsidR="00501C7E" w:rsidRDefault="00000000">
      <w:pPr>
        <w:rPr>
          <w:ins w:id="2476" w:author="Lưu Gia Huy" w:date="2023-06-24T15:49:00Z"/>
          <w:rFonts w:ascii="Times New Roman" w:hAnsi="Times New Roman" w:cs="Times New Roman"/>
          <w:lang w:val="en-US"/>
        </w:rPr>
      </w:pPr>
      <w:ins w:id="2477" w:author="Lưu Gia Huy" w:date="2023-06-24T15:49:00Z">
        <w:r>
          <w:rPr>
            <w:rFonts w:ascii="Times New Roman" w:hAnsi="Times New Roman" w:cs="Times New Roman"/>
          </w:rPr>
          <w:t>X : is the error distribution defined as a discrete Gaussian distribution</w:t>
        </w:r>
        <w:r>
          <w:rPr>
            <w:rFonts w:ascii="Times New Roman" w:hAnsi="Times New Roman" w:cs="Times New Roman"/>
            <w:lang w:val="en-US"/>
          </w:rPr>
          <w:t>.</w:t>
        </w:r>
      </w:ins>
    </w:p>
    <w:p w14:paraId="391C9279" w14:textId="77777777" w:rsidR="00501C7E" w:rsidRDefault="00000000">
      <w:pPr>
        <w:rPr>
          <w:ins w:id="2478" w:author="Lưu Gia Huy" w:date="2023-06-24T15:49:00Z"/>
          <w:rFonts w:ascii="Times New Roman" w:hAnsi="Times New Roman" w:cs="Times New Roman"/>
          <w:vertAlign w:val="subscript"/>
        </w:rPr>
      </w:pPr>
      <w:ins w:id="2479" w:author="Lưu Gia Huy" w:date="2023-06-24T15:49:00Z">
        <w:r>
          <w:rPr>
            <w:rFonts w:ascii="Times New Roman" w:hAnsi="Times New Roman" w:cs="Times New Roman"/>
          </w:rPr>
          <w:t>R</w:t>
        </w:r>
        <w:r>
          <w:rPr>
            <w:rFonts w:ascii="Times New Roman" w:hAnsi="Times New Roman" w:cs="Times New Roman"/>
            <w:vertAlign w:val="subscript"/>
          </w:rPr>
          <w:t>q</w:t>
        </w:r>
        <w:r>
          <w:rPr>
            <w:rFonts w:ascii="Times New Roman" w:hAnsi="Times New Roman" w:cs="Times New Roman"/>
          </w:rPr>
          <w:t xml:space="preserve"> : is a uniform random distribution over R</w:t>
        </w:r>
        <w:r>
          <w:rPr>
            <w:rFonts w:ascii="Times New Roman" w:hAnsi="Times New Roman" w:cs="Times New Roman"/>
            <w:vertAlign w:val="subscript"/>
          </w:rPr>
          <w:t xml:space="preserve">q </w:t>
        </w:r>
      </w:ins>
    </w:p>
    <w:p w14:paraId="182BFF48" w14:textId="77777777" w:rsidR="00501C7E" w:rsidRDefault="00501C7E">
      <w:pPr>
        <w:rPr>
          <w:ins w:id="2480" w:author="Lưu Gia Huy" w:date="2023-06-25T10:10:00Z"/>
          <w:rFonts w:ascii="Times New Roman" w:hAnsi="Times New Roman" w:cs="Times New Roman"/>
          <w:b/>
          <w:bCs/>
          <w:lang w:val="en-US"/>
        </w:rPr>
      </w:pPr>
    </w:p>
    <w:p w14:paraId="6AED2008" w14:textId="77777777" w:rsidR="00501C7E" w:rsidRPr="00501C7E" w:rsidRDefault="00000000" w:rsidP="00501C7E">
      <w:pPr>
        <w:pStyle w:val="Heading4"/>
        <w:ind w:left="0"/>
        <w:rPr>
          <w:ins w:id="2481" w:author="Lưu Gia Huy" w:date="2023-06-24T15:51:00Z"/>
          <w:rFonts w:ascii="Times New Roman" w:hAnsi="Times New Roman" w:cs="Times New Roman"/>
          <w:b w:val="0"/>
          <w:bCs w:val="0"/>
          <w:lang w:val="en-US"/>
          <w:rPrChange w:id="2482" w:author="Lưu Gia Huy" w:date="2023-06-25T11:57:00Z">
            <w:rPr>
              <w:ins w:id="2483" w:author="Lưu Gia Huy" w:date="2023-06-24T15:51:00Z"/>
              <w:b/>
              <w:bCs/>
              <w:lang w:val="en-US"/>
            </w:rPr>
          </w:rPrChange>
        </w:rPr>
        <w:pPrChange w:id="2484" w:author="Lưu Gia Huy" w:date="2023-06-25T12:00:00Z">
          <w:pPr/>
        </w:pPrChange>
      </w:pPr>
      <w:ins w:id="2485" w:author="Lưu Gia Huy" w:date="2023-06-24T15:49:00Z">
        <w:r>
          <w:rPr>
            <w:rFonts w:ascii="Times New Roman" w:hAnsi="Times New Roman" w:cs="Times New Roman"/>
            <w:lang w:val="en-US"/>
            <w:rPrChange w:id="2486" w:author="Lưu Gia Huy" w:date="2023-06-25T11:57:00Z">
              <w:rPr>
                <w:b/>
                <w:bCs/>
                <w:lang w:val="en-US"/>
              </w:rPr>
            </w:rPrChange>
          </w:rPr>
          <w:t>Key G</w:t>
        </w:r>
      </w:ins>
      <w:ins w:id="2487" w:author="Lưu Gia Huy" w:date="2023-06-24T15:50:00Z">
        <w:r>
          <w:rPr>
            <w:rFonts w:ascii="Times New Roman" w:hAnsi="Times New Roman" w:cs="Times New Roman"/>
            <w:lang w:val="en-US"/>
            <w:rPrChange w:id="2488" w:author="Lưu Gia Huy" w:date="2023-06-25T11:57:00Z">
              <w:rPr>
                <w:b/>
                <w:bCs/>
                <w:lang w:val="en-US"/>
              </w:rPr>
            </w:rPrChange>
          </w:rPr>
          <w:t>eneration</w:t>
        </w:r>
      </w:ins>
    </w:p>
    <w:p w14:paraId="25F2B98F" w14:textId="77777777" w:rsidR="00501C7E" w:rsidRDefault="00000000">
      <w:pPr>
        <w:rPr>
          <w:ins w:id="2489" w:author="Lưu Gia Huy" w:date="2023-06-24T15:55:00Z"/>
          <w:rFonts w:ascii="Times New Roman" w:hAnsi="Times New Roman" w:cs="Times New Roman"/>
          <w:lang w:val="en-US"/>
        </w:rPr>
      </w:pPr>
      <w:ins w:id="2490" w:author="Lưu Gia Huy" w:date="2023-06-24T15:51:00Z">
        <w:r>
          <w:rPr>
            <w:rFonts w:ascii="Times New Roman" w:hAnsi="Times New Roman" w:cs="Times New Roman"/>
            <w:lang w:val="en-US"/>
          </w:rPr>
          <w:t>We sample</w:t>
        </w:r>
      </w:ins>
      <w:ins w:id="2491" w:author="Lưu Gia Huy" w:date="2023-06-24T15:53:00Z">
        <w:r>
          <w:rPr>
            <w:rFonts w:ascii="Times New Roman" w:hAnsi="Times New Roman" w:cs="Times New Roman"/>
          </w:rPr>
          <w:t xml:space="preserve"> the secret key SK an element form R</w:t>
        </w:r>
        <w:r>
          <w:rPr>
            <w:rFonts w:ascii="Times New Roman" w:hAnsi="Times New Roman" w:cs="Times New Roman"/>
            <w:vertAlign w:val="subscript"/>
          </w:rPr>
          <w:t>2</w:t>
        </w:r>
        <w:r>
          <w:rPr>
            <w:rFonts w:ascii="Times New Roman" w:hAnsi="Times New Roman" w:cs="Times New Roman"/>
          </w:rPr>
          <w:t>, a polynomial</w:t>
        </w:r>
      </w:ins>
      <w:ins w:id="2492" w:author="Lưu Gia Huy" w:date="2023-06-24T15:54:00Z">
        <w:r>
          <w:rPr>
            <w:rFonts w:ascii="Times New Roman" w:hAnsi="Times New Roman" w:cs="Times New Roman"/>
          </w:rPr>
          <w:t xml:space="preserve"> </w:t>
        </w:r>
        <w:r>
          <w:rPr>
            <w:rFonts w:ascii="Times New Roman" w:hAnsi="Times New Roman" w:cs="Times New Roman"/>
            <w:lang w:val="en-US"/>
          </w:rPr>
          <w:t>of degree n with coefficients in {-1,0,1}. The public key PK is a pair of polynomials (PK</w:t>
        </w:r>
        <w:r>
          <w:rPr>
            <w:rFonts w:ascii="Times New Roman" w:hAnsi="Times New Roman" w:cs="Times New Roman"/>
            <w:vertAlign w:val="subscript"/>
            <w:lang w:val="en-US"/>
          </w:rPr>
          <w:t>1</w:t>
        </w:r>
        <w:r>
          <w:rPr>
            <w:rFonts w:ascii="Times New Roman" w:hAnsi="Times New Roman" w:cs="Times New Roman"/>
            <w:lang w:val="en-US"/>
          </w:rPr>
          <w:t xml:space="preserve"> , PK</w:t>
        </w:r>
        <w:r>
          <w:rPr>
            <w:rFonts w:ascii="Times New Roman" w:hAnsi="Times New Roman" w:cs="Times New Roman"/>
            <w:vertAlign w:val="subscript"/>
            <w:lang w:val="en-US"/>
          </w:rPr>
          <w:t>2</w:t>
        </w:r>
        <w:r>
          <w:rPr>
            <w:rFonts w:ascii="Times New Roman" w:hAnsi="Times New Roman" w:cs="Times New Roman"/>
            <w:lang w:val="en-US"/>
          </w:rPr>
          <w:t>)</w:t>
        </w:r>
      </w:ins>
      <w:ins w:id="2493" w:author="Lưu Gia Huy" w:date="2023-06-24T15:55:00Z">
        <w:r>
          <w:rPr>
            <w:rFonts w:ascii="Times New Roman" w:hAnsi="Times New Roman" w:cs="Times New Roman"/>
            <w:lang w:val="en-US"/>
          </w:rPr>
          <w:t xml:space="preserve"> calculated as follows:</w:t>
        </w:r>
      </w:ins>
    </w:p>
    <w:p w14:paraId="6BC57717" w14:textId="77777777" w:rsidR="00501C7E" w:rsidRDefault="00000000" w:rsidP="00501C7E">
      <w:pPr>
        <w:spacing w:after="0"/>
        <w:jc w:val="both"/>
        <w:rPr>
          <w:ins w:id="2494" w:author="Lưu Gia Huy" w:date="2023-06-24T15:55:00Z"/>
          <w:rFonts w:ascii="Times New Roman" w:hAnsi="Times New Roman" w:cs="Times New Roman"/>
          <w:vertAlign w:val="subscript"/>
          <w:lang w:val="en-US"/>
        </w:rPr>
        <w:pPrChange w:id="2495" w:author="Lưu Gia Huy" w:date="2023-06-25T12:00:00Z">
          <w:pPr/>
        </w:pPrChange>
      </w:pPr>
      <w:ins w:id="2496" w:author="Lưu Gia Huy" w:date="2023-06-24T15:55:00Z">
        <w:r>
          <w:rPr>
            <w:rFonts w:ascii="Times New Roman" w:hAnsi="Times New Roman" w:cs="Times New Roman"/>
            <w:lang w:val="en-US"/>
          </w:rPr>
          <w:lastRenderedPageBreak/>
          <w:tab/>
          <w:t>PK</w:t>
        </w:r>
        <w:r>
          <w:rPr>
            <w:rFonts w:ascii="Times New Roman" w:hAnsi="Times New Roman" w:cs="Times New Roman"/>
            <w:vertAlign w:val="subscript"/>
            <w:lang w:val="en-US"/>
          </w:rPr>
          <w:t xml:space="preserve">1 </w:t>
        </w:r>
        <w:r>
          <w:rPr>
            <w:rFonts w:ascii="Times New Roman" w:hAnsi="Times New Roman" w:cs="Times New Roman"/>
            <w:lang w:val="en-US"/>
          </w:rPr>
          <w:t xml:space="preserve">= [-a </w:t>
        </w:r>
        <w:r>
          <w:rPr>
            <w:rFonts w:ascii="Times New Roman" w:eastAsia="Cambria" w:hAnsi="Times New Roman" w:cs="Times New Roman"/>
            <w:kern w:val="2"/>
            <w:sz w:val="21"/>
            <w:szCs w:val="21"/>
            <w:lang w:val="en-US" w:eastAsia="zh-CN" w:bidi="ar"/>
            <w:rPrChange w:id="2497" w:author="Lưu Gia Huy" w:date="2023-06-25T11:57:00Z">
              <w:rPr>
                <w:rFonts w:ascii="Cambria" w:eastAsia="Cambria" w:hAnsi="Cambria" w:cs="Cambria"/>
                <w:kern w:val="2"/>
                <w:sz w:val="21"/>
                <w:szCs w:val="21"/>
                <w:lang w:val="en-US" w:eastAsia="zh-CN" w:bidi="ar"/>
              </w:rPr>
            </w:rPrChange>
          </w:rPr>
          <w:t>• SK + e</w:t>
        </w:r>
        <w:r>
          <w:rPr>
            <w:rFonts w:ascii="Times New Roman" w:hAnsi="Times New Roman" w:cs="Times New Roman"/>
            <w:lang w:val="en-US"/>
          </w:rPr>
          <w:t>]</w:t>
        </w:r>
        <w:r>
          <w:rPr>
            <w:rFonts w:ascii="Times New Roman" w:hAnsi="Times New Roman" w:cs="Times New Roman"/>
            <w:vertAlign w:val="subscript"/>
            <w:lang w:val="en-US"/>
          </w:rPr>
          <w:t>q</w:t>
        </w:r>
      </w:ins>
    </w:p>
    <w:p w14:paraId="1176ACE3" w14:textId="77777777" w:rsidR="00501C7E" w:rsidRDefault="00000000" w:rsidP="00501C7E">
      <w:pPr>
        <w:spacing w:after="0"/>
        <w:jc w:val="both"/>
        <w:rPr>
          <w:ins w:id="2498" w:author="Lưu Gia Huy" w:date="2023-06-24T16:02:00Z"/>
          <w:rFonts w:ascii="Times New Roman" w:hAnsi="Times New Roman" w:cs="Times New Roman"/>
          <w:vertAlign w:val="subscript"/>
          <w:lang w:val="en-US"/>
        </w:rPr>
        <w:pPrChange w:id="2499" w:author="Lưu Gia Huy" w:date="2023-06-25T12:00:00Z">
          <w:pPr/>
        </w:pPrChange>
      </w:pPr>
      <w:ins w:id="2500" w:author="Lưu Gia Huy" w:date="2023-06-24T15:56:00Z">
        <w:r>
          <w:rPr>
            <w:rFonts w:ascii="Times New Roman" w:hAnsi="Times New Roman" w:cs="Times New Roman"/>
            <w:lang w:val="en-US"/>
          </w:rPr>
          <w:tab/>
          <w:t>PK</w:t>
        </w:r>
        <w:r>
          <w:rPr>
            <w:rFonts w:ascii="Times New Roman" w:hAnsi="Times New Roman" w:cs="Times New Roman"/>
            <w:vertAlign w:val="subscript"/>
            <w:lang w:val="en-US"/>
          </w:rPr>
          <w:t xml:space="preserve">2 </w:t>
        </w:r>
        <w:r>
          <w:rPr>
            <w:rFonts w:ascii="Times New Roman" w:hAnsi="Times New Roman" w:cs="Times New Roman"/>
            <w:lang w:val="en-US"/>
          </w:rPr>
          <w:t>= a</w:t>
        </w:r>
      </w:ins>
      <w:ins w:id="2501" w:author="Lưu Gia Huy" w:date="2023-06-24T16:01:00Z">
        <w:r>
          <w:rPr>
            <w:rFonts w:ascii="Times New Roman" w:hAnsi="Times New Roman" w:cs="Times New Roman"/>
            <w:lang w:val="en-US"/>
          </w:rPr>
          <w:t xml:space="preserve"> </w:t>
        </w:r>
      </w:ins>
      <w:ins w:id="2502" w:author="Lưu Gia Huy" w:date="2023-06-24T16:01:00Z">
        <w:r>
          <w:rPr>
            <w:rFonts w:ascii="Times New Roman" w:hAnsi="Times New Roman" w:cs="Times New Roman"/>
            <w:position w:val="-46"/>
            <w:lang w:val="en-US"/>
          </w:rPr>
          <w:object w:dxaOrig="576" w:dyaOrig="769" w14:anchorId="67353770">
            <v:shape id="_x0000_i1026" type="#_x0000_t75" style="width:28.8pt;height:38.45pt" o:ole="">
              <v:imagedata r:id="rId22" o:title=""/>
            </v:shape>
            <o:OLEObject Type="Embed" ProgID="Equation.KSEE3" ShapeID="_x0000_i1026" DrawAspect="Content" ObjectID="_1757878693" r:id="rId23"/>
          </w:object>
        </w:r>
      </w:ins>
      <w:ins w:id="2503" w:author="Lưu Gia Huy" w:date="2023-06-24T16:01:00Z">
        <w:r>
          <w:rPr>
            <w:rFonts w:ascii="Times New Roman" w:hAnsi="Times New Roman" w:cs="Times New Roman"/>
            <w:lang w:val="en-US"/>
          </w:rPr>
          <w:t xml:space="preserve"> R</w:t>
        </w:r>
        <w:r>
          <w:rPr>
            <w:rFonts w:ascii="Times New Roman" w:hAnsi="Times New Roman" w:cs="Times New Roman"/>
            <w:vertAlign w:val="subscript"/>
            <w:lang w:val="en-US"/>
          </w:rPr>
          <w:t>q</w:t>
        </w:r>
      </w:ins>
    </w:p>
    <w:p w14:paraId="10D339F0" w14:textId="77777777" w:rsidR="00501C7E" w:rsidRPr="00501C7E" w:rsidRDefault="00000000" w:rsidP="00501C7E">
      <w:pPr>
        <w:spacing w:after="0"/>
        <w:jc w:val="both"/>
        <w:rPr>
          <w:ins w:id="2504" w:author="Lưu Gia Huy" w:date="2023-06-24T15:50:00Z"/>
          <w:rFonts w:ascii="Times New Roman" w:hAnsi="Times New Roman" w:cs="Times New Roman"/>
          <w:lang w:val="en-US"/>
          <w:rPrChange w:id="2505" w:author="Lưu Gia Huy" w:date="2023-06-25T11:57:00Z">
            <w:rPr>
              <w:ins w:id="2506" w:author="Lưu Gia Huy" w:date="2023-06-24T15:50:00Z"/>
              <w:rFonts w:ascii="Times New Roman" w:hAnsi="Times New Roman" w:cs="Times New Roman"/>
              <w:b/>
              <w:bCs/>
              <w:lang w:val="en-US"/>
            </w:rPr>
          </w:rPrChange>
        </w:rPr>
        <w:pPrChange w:id="2507" w:author="Lưu Gia Huy" w:date="2023-06-25T12:00:00Z">
          <w:pPr/>
        </w:pPrChange>
      </w:pPr>
      <w:ins w:id="2508" w:author="Lưu Gia Huy" w:date="2023-06-24T16:02:00Z">
        <w:r>
          <w:rPr>
            <w:rFonts w:ascii="Times New Roman" w:hAnsi="Times New Roman" w:cs="Times New Roman"/>
            <w:lang w:val="en-US"/>
          </w:rPr>
          <w:t>a is a random polynomial sampled uniformly from R</w:t>
        </w:r>
        <w:r>
          <w:rPr>
            <w:rFonts w:ascii="Times New Roman" w:hAnsi="Times New Roman" w:cs="Times New Roman"/>
            <w:vertAlign w:val="subscript"/>
            <w:lang w:val="en-US"/>
          </w:rPr>
          <w:t>q</w:t>
        </w:r>
        <w:r>
          <w:rPr>
            <w:rFonts w:ascii="Times New Roman" w:hAnsi="Times New Roman" w:cs="Times New Roman"/>
            <w:lang w:val="en-US"/>
          </w:rPr>
          <w:t>, and e is a random error polynomial sampled from R</w:t>
        </w:r>
      </w:ins>
      <w:ins w:id="2509" w:author="Lưu Gia Huy" w:date="2023-06-24T16:03:00Z">
        <w:r>
          <w:rPr>
            <w:rFonts w:ascii="Times New Roman" w:hAnsi="Times New Roman" w:cs="Times New Roman"/>
            <w:vertAlign w:val="subscript"/>
            <w:lang w:val="en-US"/>
          </w:rPr>
          <w:t>2</w:t>
        </w:r>
      </w:ins>
      <w:ins w:id="2510" w:author="Lưu Gia Huy" w:date="2023-06-24T16:02:00Z">
        <w:r>
          <w:rPr>
            <w:rFonts w:ascii="Times New Roman" w:hAnsi="Times New Roman" w:cs="Times New Roman"/>
            <w:lang w:val="en-US"/>
          </w:rPr>
          <w:t xml:space="preserve">. Recall that the notation </w:t>
        </w:r>
      </w:ins>
      <w:ins w:id="2511" w:author="Lưu Gia Huy" w:date="2023-06-24T16:03:00Z">
        <w:r>
          <w:rPr>
            <w:rFonts w:ascii="Times New Roman" w:hAnsi="Times New Roman" w:cs="Times New Roman"/>
            <w:lang w:val="en-US"/>
          </w:rPr>
          <w:t>[</w:t>
        </w:r>
        <w:r>
          <w:rPr>
            <w:rFonts w:ascii="Times New Roman" w:eastAsia="Cambria" w:hAnsi="Times New Roman" w:cs="Times New Roman"/>
            <w:kern w:val="2"/>
            <w:sz w:val="21"/>
            <w:szCs w:val="21"/>
            <w:lang w:val="en-US" w:eastAsia="zh-CN" w:bidi="ar"/>
            <w:rPrChange w:id="2512" w:author="Lưu Gia Huy" w:date="2023-06-25T11:57:00Z">
              <w:rPr>
                <w:rFonts w:ascii="Cambria" w:eastAsia="Cambria" w:hAnsi="Cambria" w:cs="Cambria"/>
                <w:kern w:val="2"/>
                <w:sz w:val="21"/>
                <w:szCs w:val="21"/>
                <w:lang w:val="en-US" w:eastAsia="zh-CN" w:bidi="ar"/>
              </w:rPr>
            </w:rPrChange>
          </w:rPr>
          <w:t>•</w:t>
        </w:r>
        <w:r>
          <w:rPr>
            <w:rFonts w:ascii="Times New Roman" w:hAnsi="Times New Roman" w:cs="Times New Roman"/>
            <w:lang w:val="en-US"/>
          </w:rPr>
          <w:t>]</w:t>
        </w:r>
        <w:r>
          <w:rPr>
            <w:rFonts w:ascii="Times New Roman" w:hAnsi="Times New Roman" w:cs="Times New Roman"/>
            <w:vertAlign w:val="subscript"/>
            <w:lang w:val="en-US"/>
          </w:rPr>
          <w:t>q</w:t>
        </w:r>
      </w:ins>
      <w:ins w:id="2513" w:author="Lưu Gia Huy" w:date="2023-06-24T16:02:00Z">
        <w:r>
          <w:rPr>
            <w:rFonts w:ascii="Times New Roman" w:hAnsi="Times New Roman" w:cs="Times New Roman"/>
            <w:lang w:val="en-US"/>
          </w:rPr>
          <w:t xml:space="preserve"> implies that polynomial arithmetic should be done modulo </w:t>
        </w:r>
      </w:ins>
      <w:ins w:id="2514" w:author="Lưu Gia Huy" w:date="2023-06-24T16:03:00Z">
        <w:r>
          <w:rPr>
            <w:rFonts w:ascii="Times New Roman" w:hAnsi="Times New Roman" w:cs="Times New Roman"/>
            <w:lang w:val="en-US"/>
          </w:rPr>
          <w:t>q</w:t>
        </w:r>
      </w:ins>
      <w:ins w:id="2515" w:author="Lưu Gia Huy" w:date="2023-06-24T16:02:00Z">
        <w:r>
          <w:rPr>
            <w:rFonts w:ascii="Times New Roman" w:hAnsi="Times New Roman" w:cs="Times New Roman"/>
            <w:lang w:val="en-US"/>
          </w:rPr>
          <w:t>. Note that as is in</w:t>
        </w:r>
      </w:ins>
      <w:ins w:id="2516" w:author="Lưu Gia Huy" w:date="2023-06-24T16:04:00Z">
        <w:r>
          <w:rPr>
            <w:rFonts w:ascii="Times New Roman" w:hAnsi="Times New Roman" w:cs="Times New Roman"/>
            <w:lang w:val="en-US"/>
          </w:rPr>
          <w:t xml:space="preserve"> R</w:t>
        </w:r>
        <w:r>
          <w:rPr>
            <w:rFonts w:ascii="Times New Roman" w:hAnsi="Times New Roman" w:cs="Times New Roman"/>
            <w:vertAlign w:val="subscript"/>
            <w:lang w:val="en-US"/>
          </w:rPr>
          <w:t>q</w:t>
        </w:r>
      </w:ins>
      <w:ins w:id="2517" w:author="Lưu Gia Huy" w:date="2023-06-24T16:02:00Z">
        <w:r>
          <w:rPr>
            <w:rFonts w:ascii="Times New Roman" w:hAnsi="Times New Roman" w:cs="Times New Roman"/>
            <w:lang w:val="en-US"/>
          </w:rPr>
          <w:t>, polynomial arithmetic should also be performed modulo the ring polynomial modulus</w:t>
        </w:r>
      </w:ins>
      <w:ins w:id="2518" w:author="Lưu Gia Huy" w:date="2023-06-24T16:04:00Z">
        <w:r>
          <w:rPr>
            <w:rFonts w:ascii="Times New Roman" w:hAnsi="Times New Roman" w:cs="Times New Roman"/>
            <w:lang w:val="en-US"/>
          </w:rPr>
          <w:t xml:space="preserve"> (x</w:t>
        </w:r>
        <w:r>
          <w:rPr>
            <w:rFonts w:ascii="Times New Roman" w:hAnsi="Times New Roman" w:cs="Times New Roman"/>
            <w:vertAlign w:val="superscript"/>
            <w:lang w:val="en-US"/>
          </w:rPr>
          <w:t xml:space="preserve">n </w:t>
        </w:r>
        <w:r>
          <w:rPr>
            <w:rFonts w:ascii="Times New Roman" w:hAnsi="Times New Roman" w:cs="Times New Roman"/>
            <w:lang w:val="en-US"/>
          </w:rPr>
          <w:t>+ 1)</w:t>
        </w:r>
      </w:ins>
      <w:ins w:id="2519" w:author="Lưu Gia Huy" w:date="2023-06-24T16:02:00Z">
        <w:r>
          <w:rPr>
            <w:rFonts w:ascii="Times New Roman" w:hAnsi="Times New Roman" w:cs="Times New Roman"/>
            <w:lang w:val="en-US"/>
          </w:rPr>
          <w:t>.</w:t>
        </w:r>
      </w:ins>
    </w:p>
    <w:p w14:paraId="12626BE1" w14:textId="77777777" w:rsidR="00501C7E" w:rsidRDefault="00501C7E">
      <w:pPr>
        <w:rPr>
          <w:ins w:id="2520" w:author="Lưu Gia Huy" w:date="2023-06-25T10:10:00Z"/>
          <w:rFonts w:ascii="Times New Roman" w:hAnsi="Times New Roman" w:cs="Times New Roman"/>
          <w:b/>
          <w:bCs/>
          <w:lang w:val="en-US"/>
        </w:rPr>
      </w:pPr>
    </w:p>
    <w:p w14:paraId="64D15959" w14:textId="77777777" w:rsidR="00501C7E" w:rsidRPr="00501C7E" w:rsidRDefault="00000000" w:rsidP="00501C7E">
      <w:pPr>
        <w:pStyle w:val="Heading4"/>
        <w:ind w:left="0"/>
        <w:rPr>
          <w:ins w:id="2521" w:author="Lưu Gia Huy" w:date="2023-06-24T16:08:00Z"/>
          <w:rFonts w:ascii="Times New Roman" w:hAnsi="Times New Roman" w:cs="Times New Roman"/>
          <w:b w:val="0"/>
          <w:bCs w:val="0"/>
          <w:lang w:val="en-US"/>
          <w:rPrChange w:id="2522" w:author="Lưu Gia Huy" w:date="2023-06-25T11:57:00Z">
            <w:rPr>
              <w:ins w:id="2523" w:author="Lưu Gia Huy" w:date="2023-06-24T16:08:00Z"/>
              <w:b/>
              <w:bCs/>
              <w:lang w:val="en-US"/>
            </w:rPr>
          </w:rPrChange>
        </w:rPr>
        <w:pPrChange w:id="2524" w:author="Lưu Gia Huy" w:date="2023-06-25T12:00:00Z">
          <w:pPr/>
        </w:pPrChange>
      </w:pPr>
      <w:ins w:id="2525" w:author="Lưu Gia Huy" w:date="2023-06-24T15:50:00Z">
        <w:r>
          <w:rPr>
            <w:rFonts w:ascii="Times New Roman" w:hAnsi="Times New Roman" w:cs="Times New Roman"/>
            <w:lang w:val="en-US"/>
            <w:rPrChange w:id="2526" w:author="Lưu Gia Huy" w:date="2023-06-25T11:57:00Z">
              <w:rPr>
                <w:b/>
                <w:bCs/>
                <w:lang w:val="en-US"/>
              </w:rPr>
            </w:rPrChange>
          </w:rPr>
          <w:t>Encryption and Decryption</w:t>
        </w:r>
      </w:ins>
    </w:p>
    <w:p w14:paraId="4E5D9787" w14:textId="77777777" w:rsidR="00501C7E" w:rsidRDefault="00000000">
      <w:pPr>
        <w:rPr>
          <w:ins w:id="2527" w:author="Lưu Gia Huy" w:date="2023-06-24T16:12:00Z"/>
          <w:rFonts w:ascii="Times New Roman" w:hAnsi="Times New Roman" w:cs="Times New Roman"/>
          <w:lang w:val="en-US"/>
        </w:rPr>
      </w:pPr>
      <w:ins w:id="2528" w:author="Lưu Gia Huy" w:date="2023-06-24T16:08:00Z">
        <w:r>
          <w:rPr>
            <w:rFonts w:ascii="Times New Roman" w:hAnsi="Times New Roman" w:cs="Times New Roman"/>
            <w:lang w:val="en-US"/>
          </w:rPr>
          <w:t>To encrypt a plaintext message M in R(which is an encoding of the input payload vector). We generate 3 small random polynomials u formm R</w:t>
        </w:r>
        <w:r>
          <w:rPr>
            <w:rFonts w:ascii="Times New Roman" w:hAnsi="Times New Roman" w:cs="Times New Roman"/>
            <w:vertAlign w:val="subscript"/>
            <w:lang w:val="en-US"/>
          </w:rPr>
          <w:t>2</w:t>
        </w:r>
        <w:r>
          <w:rPr>
            <w:rFonts w:ascii="Times New Roman" w:hAnsi="Times New Roman" w:cs="Times New Roman"/>
            <w:lang w:val="en-US"/>
          </w:rPr>
          <w:t xml:space="preserve"> and e</w:t>
        </w:r>
        <w:r>
          <w:rPr>
            <w:rFonts w:ascii="Times New Roman" w:hAnsi="Times New Roman" w:cs="Times New Roman"/>
            <w:vertAlign w:val="subscript"/>
            <w:lang w:val="en-US"/>
          </w:rPr>
          <w:t>1</w:t>
        </w:r>
        <w:r>
          <w:rPr>
            <w:rFonts w:ascii="Times New Roman" w:hAnsi="Times New Roman" w:cs="Times New Roman"/>
            <w:lang w:val="en-US"/>
          </w:rPr>
          <w:t xml:space="preserve"> and e</w:t>
        </w:r>
        <w:r>
          <w:rPr>
            <w:rFonts w:ascii="Times New Roman" w:hAnsi="Times New Roman" w:cs="Times New Roman"/>
            <w:vertAlign w:val="subscript"/>
            <w:lang w:val="en-US"/>
          </w:rPr>
          <w:t>2</w:t>
        </w:r>
        <w:r>
          <w:rPr>
            <w:rFonts w:ascii="Times New Roman" w:hAnsi="Times New Roman" w:cs="Times New Roman"/>
            <w:lang w:val="en-US"/>
          </w:rPr>
          <w:t xml:space="preserve"> from X</w:t>
        </w:r>
      </w:ins>
      <w:ins w:id="2529" w:author="Lưu Gia Huy" w:date="2023-06-24T16:12:00Z">
        <w:r>
          <w:rPr>
            <w:rFonts w:ascii="Times New Roman" w:hAnsi="Times New Roman" w:cs="Times New Roman"/>
            <w:lang w:val="en-US"/>
          </w:rPr>
          <w:t xml:space="preserve"> and return the cipher C =(C</w:t>
        </w:r>
        <w:r>
          <w:rPr>
            <w:rFonts w:ascii="Times New Roman" w:hAnsi="Times New Roman" w:cs="Times New Roman"/>
            <w:vertAlign w:val="subscript"/>
            <w:lang w:val="en-US"/>
          </w:rPr>
          <w:t>1</w:t>
        </w:r>
        <w:r>
          <w:rPr>
            <w:rFonts w:ascii="Times New Roman" w:hAnsi="Times New Roman" w:cs="Times New Roman"/>
            <w:lang w:val="en-US"/>
          </w:rPr>
          <w:t>,C</w:t>
        </w:r>
        <w:r>
          <w:rPr>
            <w:rFonts w:ascii="Times New Roman" w:hAnsi="Times New Roman" w:cs="Times New Roman"/>
            <w:vertAlign w:val="subscript"/>
            <w:lang w:val="en-US"/>
          </w:rPr>
          <w:t>2</w:t>
        </w:r>
        <w:r>
          <w:rPr>
            <w:rFonts w:ascii="Times New Roman" w:hAnsi="Times New Roman" w:cs="Times New Roman"/>
            <w:lang w:val="en-US"/>
          </w:rPr>
          <w:t>) in R</w:t>
        </w:r>
        <w:r>
          <w:rPr>
            <w:rFonts w:ascii="Times New Roman" w:hAnsi="Times New Roman" w:cs="Times New Roman"/>
            <w:vertAlign w:val="superscript"/>
            <w:lang w:val="en-US"/>
          </w:rPr>
          <w:t>2</w:t>
        </w:r>
        <w:r>
          <w:rPr>
            <w:rFonts w:ascii="Times New Roman" w:hAnsi="Times New Roman" w:cs="Times New Roman"/>
            <w:vertAlign w:val="subscript"/>
            <w:lang w:val="en-US"/>
          </w:rPr>
          <w:t xml:space="preserve">q  </w:t>
        </w:r>
        <w:r>
          <w:rPr>
            <w:rFonts w:ascii="Times New Roman" w:hAnsi="Times New Roman" w:cs="Times New Roman"/>
            <w:lang w:val="en-US"/>
          </w:rPr>
          <w:t>as follows:</w:t>
        </w:r>
      </w:ins>
    </w:p>
    <w:p w14:paraId="778AFAF8" w14:textId="77777777" w:rsidR="00501C7E" w:rsidRDefault="00000000">
      <w:pPr>
        <w:rPr>
          <w:ins w:id="2530" w:author="Lưu Gia Huy" w:date="2023-06-24T16:12:00Z"/>
          <w:rFonts w:ascii="Times New Roman" w:hAnsi="Times New Roman" w:cs="Times New Roman"/>
          <w:vertAlign w:val="subscript"/>
          <w:lang w:val="en-US"/>
        </w:rPr>
      </w:pPr>
      <w:ins w:id="2531" w:author="Lưu Gia Huy" w:date="2023-06-24T16:12:00Z">
        <w:r>
          <w:rPr>
            <w:rFonts w:ascii="Times New Roman" w:hAnsi="Times New Roman" w:cs="Times New Roman"/>
            <w:lang w:val="en-US"/>
          </w:rPr>
          <w:tab/>
          <w:t>C</w:t>
        </w:r>
        <w:r>
          <w:rPr>
            <w:rFonts w:ascii="Times New Roman" w:hAnsi="Times New Roman" w:cs="Times New Roman"/>
            <w:vertAlign w:val="subscript"/>
            <w:lang w:val="en-US"/>
          </w:rPr>
          <w:t xml:space="preserve">1 </w:t>
        </w:r>
        <w:r>
          <w:rPr>
            <w:rFonts w:ascii="Times New Roman" w:hAnsi="Times New Roman" w:cs="Times New Roman"/>
            <w:lang w:val="en-US"/>
          </w:rPr>
          <w:t>= [PK</w:t>
        </w:r>
        <w:r>
          <w:rPr>
            <w:rFonts w:ascii="Times New Roman" w:hAnsi="Times New Roman" w:cs="Times New Roman"/>
            <w:vertAlign w:val="subscript"/>
            <w:lang w:val="en-US"/>
          </w:rPr>
          <w:t>1</w:t>
        </w:r>
        <w:r>
          <w:rPr>
            <w:rFonts w:ascii="Times New Roman" w:hAnsi="Times New Roman" w:cs="Times New Roman"/>
            <w:lang w:val="en-US"/>
          </w:rPr>
          <w:t xml:space="preserve"> • u + e</w:t>
        </w:r>
        <w:r>
          <w:rPr>
            <w:rFonts w:ascii="Times New Roman" w:hAnsi="Times New Roman" w:cs="Times New Roman"/>
            <w:vertAlign w:val="subscript"/>
            <w:lang w:val="en-US"/>
          </w:rPr>
          <w:t xml:space="preserve">1 </w:t>
        </w:r>
        <w:r>
          <w:rPr>
            <w:rFonts w:ascii="Times New Roman" w:hAnsi="Times New Roman" w:cs="Times New Roman"/>
            <w:lang w:val="en-US"/>
          </w:rPr>
          <w:t>+ M ]</w:t>
        </w:r>
        <w:r>
          <w:rPr>
            <w:rFonts w:ascii="Times New Roman" w:hAnsi="Times New Roman" w:cs="Times New Roman"/>
            <w:vertAlign w:val="subscript"/>
            <w:lang w:val="en-US"/>
          </w:rPr>
          <w:t>q</w:t>
        </w:r>
      </w:ins>
    </w:p>
    <w:p w14:paraId="29CAEFA3" w14:textId="77777777" w:rsidR="00501C7E" w:rsidRDefault="00000000">
      <w:pPr>
        <w:ind w:firstLine="720"/>
        <w:rPr>
          <w:ins w:id="2532" w:author="Lưu Gia Huy" w:date="2023-06-24T16:12:00Z"/>
          <w:rFonts w:ascii="Times New Roman" w:hAnsi="Times New Roman" w:cs="Times New Roman"/>
          <w:vertAlign w:val="subscript"/>
          <w:lang w:val="en-US"/>
        </w:rPr>
      </w:pPr>
      <w:ins w:id="2533" w:author="Lưu Gia Huy" w:date="2023-06-24T16:12:00Z">
        <w:r>
          <w:rPr>
            <w:rFonts w:ascii="Times New Roman" w:hAnsi="Times New Roman" w:cs="Times New Roman"/>
            <w:lang w:val="en-US"/>
          </w:rPr>
          <w:t>C</w:t>
        </w:r>
        <w:r>
          <w:rPr>
            <w:rFonts w:ascii="Times New Roman" w:hAnsi="Times New Roman" w:cs="Times New Roman"/>
            <w:vertAlign w:val="subscript"/>
            <w:lang w:val="en-US"/>
          </w:rPr>
          <w:t xml:space="preserve">2 </w:t>
        </w:r>
        <w:r>
          <w:rPr>
            <w:rFonts w:ascii="Times New Roman" w:hAnsi="Times New Roman" w:cs="Times New Roman"/>
            <w:lang w:val="en-US"/>
          </w:rPr>
          <w:t>= [PK</w:t>
        </w:r>
        <w:r>
          <w:rPr>
            <w:rFonts w:ascii="Times New Roman" w:hAnsi="Times New Roman" w:cs="Times New Roman"/>
            <w:vertAlign w:val="subscript"/>
            <w:lang w:val="en-US"/>
          </w:rPr>
          <w:t>2</w:t>
        </w:r>
        <w:r>
          <w:rPr>
            <w:rFonts w:ascii="Times New Roman" w:hAnsi="Times New Roman" w:cs="Times New Roman"/>
            <w:lang w:val="en-US"/>
          </w:rPr>
          <w:t xml:space="preserve"> • u </w:t>
        </w:r>
      </w:ins>
      <w:ins w:id="2534" w:author="Lưu Gia Huy" w:date="2023-06-24T16:13:00Z">
        <w:r>
          <w:rPr>
            <w:rFonts w:ascii="Times New Roman" w:hAnsi="Times New Roman" w:cs="Times New Roman"/>
            <w:lang w:val="en-US"/>
          </w:rPr>
          <w:t>+</w:t>
        </w:r>
      </w:ins>
      <w:ins w:id="2535" w:author="Lưu Gia Huy" w:date="2023-06-24T16:12:00Z">
        <w:r>
          <w:rPr>
            <w:rFonts w:ascii="Times New Roman" w:hAnsi="Times New Roman" w:cs="Times New Roman"/>
            <w:lang w:val="en-US"/>
          </w:rPr>
          <w:t xml:space="preserve"> e</w:t>
        </w:r>
        <w:r>
          <w:rPr>
            <w:rFonts w:ascii="Times New Roman" w:hAnsi="Times New Roman" w:cs="Times New Roman"/>
            <w:vertAlign w:val="subscript"/>
            <w:lang w:val="en-US"/>
          </w:rPr>
          <w:t xml:space="preserve">2 </w:t>
        </w:r>
        <w:r>
          <w:rPr>
            <w:rFonts w:ascii="Times New Roman" w:hAnsi="Times New Roman" w:cs="Times New Roman"/>
            <w:lang w:val="en-US"/>
          </w:rPr>
          <w:t>]</w:t>
        </w:r>
        <w:r>
          <w:rPr>
            <w:rFonts w:ascii="Times New Roman" w:hAnsi="Times New Roman" w:cs="Times New Roman"/>
            <w:vertAlign w:val="subscript"/>
            <w:lang w:val="en-US"/>
          </w:rPr>
          <w:t>q</w:t>
        </w:r>
      </w:ins>
    </w:p>
    <w:p w14:paraId="6957F749" w14:textId="77777777" w:rsidR="00501C7E" w:rsidRDefault="00000000">
      <w:pPr>
        <w:rPr>
          <w:ins w:id="2536" w:author="Lưu Gia Huy" w:date="2023-06-24T16:13:00Z"/>
          <w:rFonts w:ascii="Times New Roman" w:hAnsi="Times New Roman" w:cs="Times New Roman"/>
          <w:lang w:val="en-US"/>
        </w:rPr>
      </w:pPr>
      <w:ins w:id="2537" w:author="Lưu Gia Huy" w:date="2023-06-24T16:13:00Z">
        <w:r>
          <w:rPr>
            <w:rFonts w:ascii="Times New Roman" w:hAnsi="Times New Roman" w:cs="Times New Roman"/>
            <w:lang w:val="en-US"/>
          </w:rPr>
          <w:t>Decrypt:</w:t>
        </w:r>
      </w:ins>
    </w:p>
    <w:p w14:paraId="6EB698C3" w14:textId="77777777" w:rsidR="00501C7E" w:rsidRPr="00501C7E" w:rsidRDefault="00000000">
      <w:pPr>
        <w:rPr>
          <w:ins w:id="2538" w:author="Lưu Gia Huy" w:date="2023-06-24T15:49:00Z"/>
          <w:rFonts w:ascii="Times New Roman" w:hAnsi="Times New Roman" w:cs="Times New Roman"/>
          <w:b/>
          <w:bCs/>
          <w:lang w:val="en-US"/>
          <w:rPrChange w:id="2539" w:author="Lưu Gia Huy" w:date="2023-06-25T11:57:00Z">
            <w:rPr>
              <w:ins w:id="2540" w:author="Lưu Gia Huy" w:date="2023-06-24T15:49:00Z"/>
              <w:rFonts w:ascii="Times New Roman" w:hAnsi="Times New Roman" w:cs="Times New Roman"/>
              <w:vertAlign w:val="subscript"/>
              <w:lang w:val="en-US"/>
            </w:rPr>
          </w:rPrChange>
        </w:rPr>
      </w:pPr>
      <w:ins w:id="2541" w:author="Lưu Gia Huy" w:date="2023-06-24T16:13:00Z">
        <w:r>
          <w:rPr>
            <w:rFonts w:ascii="Times New Roman" w:hAnsi="Times New Roman" w:cs="Times New Roman"/>
            <w:lang w:val="en-US"/>
          </w:rPr>
          <w:tab/>
          <w:t>M = [C</w:t>
        </w:r>
        <w:r>
          <w:rPr>
            <w:rFonts w:ascii="Times New Roman" w:hAnsi="Times New Roman" w:cs="Times New Roman"/>
            <w:vertAlign w:val="subscript"/>
            <w:lang w:val="en-US"/>
          </w:rPr>
          <w:t xml:space="preserve">1 </w:t>
        </w:r>
        <w:r>
          <w:rPr>
            <w:rFonts w:ascii="Times New Roman" w:hAnsi="Times New Roman" w:cs="Times New Roman"/>
            <w:lang w:val="en-US"/>
          </w:rPr>
          <w:t>+ C</w:t>
        </w:r>
        <w:r>
          <w:rPr>
            <w:rFonts w:ascii="Times New Roman" w:hAnsi="Times New Roman" w:cs="Times New Roman"/>
            <w:vertAlign w:val="subscript"/>
            <w:lang w:val="en-US"/>
          </w:rPr>
          <w:t xml:space="preserve">2 </w:t>
        </w:r>
      </w:ins>
      <w:ins w:id="2542" w:author="Lưu Gia Huy" w:date="2023-06-24T16:14:00Z">
        <w:r>
          <w:rPr>
            <w:rFonts w:ascii="Times New Roman" w:hAnsi="Times New Roman" w:cs="Times New Roman"/>
            <w:lang w:val="en-US"/>
          </w:rPr>
          <w:t>• SK</w:t>
        </w:r>
      </w:ins>
      <w:ins w:id="2543" w:author="Lưu Gia Huy" w:date="2023-06-24T16:13:00Z">
        <w:r>
          <w:rPr>
            <w:rFonts w:ascii="Times New Roman" w:hAnsi="Times New Roman" w:cs="Times New Roman"/>
            <w:lang w:val="en-US"/>
          </w:rPr>
          <w:t>]</w:t>
        </w:r>
        <w:r>
          <w:rPr>
            <w:rFonts w:ascii="Times New Roman" w:hAnsi="Times New Roman" w:cs="Times New Roman"/>
            <w:vertAlign w:val="subscript"/>
            <w:lang w:val="en-US"/>
          </w:rPr>
          <w:t>q</w:t>
        </w:r>
      </w:ins>
    </w:p>
    <w:p w14:paraId="6E0F6A99" w14:textId="77777777" w:rsidR="00501C7E" w:rsidRPr="00501C7E" w:rsidRDefault="00501C7E">
      <w:pPr>
        <w:rPr>
          <w:ins w:id="2544" w:author="Lưu Gia Huy" w:date="2023-06-23T15:53:00Z"/>
          <w:rFonts w:ascii="Times New Roman" w:hAnsi="Times New Roman" w:cs="Times New Roman"/>
          <w:lang w:val="en-US"/>
          <w:rPrChange w:id="2545" w:author="Lưu Gia Huy" w:date="2023-06-25T11:57:00Z">
            <w:rPr>
              <w:ins w:id="2546" w:author="Lưu Gia Huy" w:date="2023-06-23T15:53:00Z"/>
              <w:rFonts w:ascii="Times New Roman" w:hAnsi="Times New Roman" w:cs="Times New Roman"/>
              <w:b/>
              <w:bCs/>
              <w:szCs w:val="26"/>
            </w:rPr>
          </w:rPrChange>
        </w:rPr>
      </w:pPr>
    </w:p>
    <w:p w14:paraId="60794FDD" w14:textId="77777777" w:rsidR="00501C7E" w:rsidRPr="00501C7E" w:rsidRDefault="00000000" w:rsidP="00501C7E">
      <w:pPr>
        <w:pStyle w:val="Heading2"/>
        <w:numPr>
          <w:ins w:id="2547" w:author="Lưu Gia Huy" w:date="2023-06-25T13:53:00Z"/>
        </w:numPr>
        <w:ind w:left="0"/>
        <w:rPr>
          <w:ins w:id="2548" w:author="Lưu Gia Huy" w:date="2023-06-23T16:53:00Z"/>
          <w:rFonts w:ascii="Times New Roman" w:hAnsi="Times New Roman" w:cs="Times New Roman"/>
          <w:rPrChange w:id="2549" w:author="Lưu Gia Huy" w:date="2023-06-25T11:57:00Z">
            <w:rPr>
              <w:ins w:id="2550" w:author="Lưu Gia Huy" w:date="2023-06-23T16:53:00Z"/>
            </w:rPr>
          </w:rPrChange>
        </w:rPr>
        <w:pPrChange w:id="2551" w:author="Lưu Gia Huy" w:date="2023-06-25T13:53:00Z">
          <w:pPr/>
        </w:pPrChange>
      </w:pPr>
      <w:bookmarkStart w:id="2552" w:name="_Toc138588492"/>
      <w:ins w:id="2553" w:author="Lưu Gia Huy" w:date="2023-06-23T09:15:00Z">
        <w:r>
          <w:rPr>
            <w:rFonts w:ascii="Times New Roman" w:hAnsi="Times New Roman" w:cs="Times New Roman"/>
            <w:rPrChange w:id="2554" w:author="Lưu Gia Huy" w:date="2023-06-25T11:57:00Z">
              <w:rPr>
                <w:b/>
                <w:bCs/>
              </w:rPr>
            </w:rPrChange>
          </w:rPr>
          <w:t>Ma</w:t>
        </w:r>
      </w:ins>
      <w:ins w:id="2555" w:author="Lưu Gia Huy" w:date="2023-06-23T09:16:00Z">
        <w:r>
          <w:rPr>
            <w:rFonts w:ascii="Times New Roman" w:hAnsi="Times New Roman" w:cs="Times New Roman"/>
            <w:rPrChange w:id="2556" w:author="Lưu Gia Huy" w:date="2023-06-25T11:57:00Z">
              <w:rPr>
                <w:b/>
                <w:bCs/>
              </w:rPr>
            </w:rPrChange>
          </w:rPr>
          <w:t>chine Learning Model</w:t>
        </w:r>
      </w:ins>
      <w:bookmarkEnd w:id="2552"/>
    </w:p>
    <w:p w14:paraId="28F9BADC" w14:textId="77777777" w:rsidR="00501C7E" w:rsidRPr="00501C7E" w:rsidRDefault="00000000" w:rsidP="00501C7E">
      <w:pPr>
        <w:pStyle w:val="Heading3"/>
        <w:numPr>
          <w:ins w:id="2557" w:author="Lưu Gia Huy" w:date="2023-06-25T13:53:00Z"/>
        </w:numPr>
        <w:ind w:left="0"/>
        <w:rPr>
          <w:ins w:id="2558" w:author="Lưu Gia Huy" w:date="2023-06-23T15:57:00Z"/>
          <w:rFonts w:ascii="Times New Roman" w:hAnsi="Times New Roman" w:cs="Times New Roman"/>
          <w:rPrChange w:id="2559" w:author="Lưu Gia Huy" w:date="2023-06-25T11:57:00Z">
            <w:rPr>
              <w:ins w:id="2560" w:author="Lưu Gia Huy" w:date="2023-06-23T15:57:00Z"/>
            </w:rPr>
          </w:rPrChange>
        </w:rPr>
        <w:pPrChange w:id="2561" w:author="Lưu Gia Huy" w:date="2023-06-25T13:53:00Z">
          <w:pPr/>
        </w:pPrChange>
      </w:pPr>
      <w:bookmarkStart w:id="2562" w:name="_Toc138588493"/>
      <w:ins w:id="2563" w:author="Lưu Gia Huy" w:date="2023-06-23T09:16:00Z">
        <w:r>
          <w:rPr>
            <w:rFonts w:ascii="Times New Roman" w:hAnsi="Times New Roman" w:cs="Times New Roman"/>
            <w:szCs w:val="26"/>
          </w:rPr>
          <w:t>Decision tree</w:t>
        </w:r>
      </w:ins>
      <w:bookmarkEnd w:id="2562"/>
    </w:p>
    <w:p w14:paraId="0F826124" w14:textId="77777777" w:rsidR="00501C7E" w:rsidRPr="00501C7E" w:rsidRDefault="00000000" w:rsidP="00501C7E">
      <w:pPr>
        <w:jc w:val="center"/>
        <w:rPr>
          <w:ins w:id="2564" w:author="Lưu Gia Huy" w:date="2023-06-23T15:57:00Z"/>
          <w:rFonts w:ascii="Times New Roman" w:hAnsi="Times New Roman" w:cs="Times New Roman"/>
          <w:rPrChange w:id="2565" w:author="Lưu Gia Huy" w:date="2023-06-25T11:57:00Z">
            <w:rPr>
              <w:ins w:id="2566" w:author="Lưu Gia Huy" w:date="2023-06-23T15:57:00Z"/>
            </w:rPr>
          </w:rPrChange>
        </w:rPr>
        <w:pPrChange w:id="2567" w:author="Lưu Gia Huy" w:date="2023-06-25T12:00:00Z">
          <w:pPr/>
        </w:pPrChange>
      </w:pPr>
      <w:ins w:id="2568" w:author="Lưu Gia Huy" w:date="2023-06-23T15:57:00Z">
        <w:r>
          <w:rPr>
            <w:rFonts w:ascii="Times New Roman" w:hAnsi="Times New Roman" w:cs="Times New Roman"/>
            <w:noProof/>
            <w:rPrChange w:id="2569" w:author="Lưu Gia Huy" w:date="2023-06-25T11:57:00Z">
              <w:rPr>
                <w:noProof/>
              </w:rPr>
            </w:rPrChange>
          </w:rPr>
          <w:drawing>
            <wp:inline distT="0" distB="0" distL="114300" distR="114300" wp14:anchorId="7F9CBAF8" wp14:editId="3ABDC2E4">
              <wp:extent cx="1573530" cy="1764665"/>
              <wp:effectExtent l="0" t="0" r="11430" b="3175"/>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3"/>
                      <pic:cNvPicPr>
                        <a:picLocks noChangeAspect="1"/>
                      </pic:cNvPicPr>
                    </pic:nvPicPr>
                    <pic:blipFill>
                      <a:blip r:embed="rId24"/>
                      <a:stretch>
                        <a:fillRect/>
                      </a:stretch>
                    </pic:blipFill>
                    <pic:spPr>
                      <a:xfrm>
                        <a:off x="0" y="0"/>
                        <a:ext cx="1573530" cy="1764665"/>
                      </a:xfrm>
                      <a:prstGeom prst="rect">
                        <a:avLst/>
                      </a:prstGeom>
                      <a:noFill/>
                      <a:ln>
                        <a:noFill/>
                      </a:ln>
                    </pic:spPr>
                  </pic:pic>
                </a:graphicData>
              </a:graphic>
            </wp:inline>
          </w:drawing>
        </w:r>
      </w:ins>
    </w:p>
    <w:p w14:paraId="17D5660A" w14:textId="77777777" w:rsidR="00501C7E" w:rsidRPr="00501C7E" w:rsidRDefault="00000000" w:rsidP="00501C7E">
      <w:pPr>
        <w:pStyle w:val="Heading4"/>
        <w:numPr>
          <w:ins w:id="2570" w:author="Lưu Gia Huy" w:date="2023-06-25T13:53:00Z"/>
        </w:numPr>
        <w:ind w:left="0"/>
        <w:rPr>
          <w:ins w:id="2571" w:author="Lưu Gia Huy" w:date="2023-06-23T15:58:00Z"/>
          <w:rFonts w:ascii="Times New Roman" w:hAnsi="Times New Roman" w:cs="Times New Roman"/>
          <w:rPrChange w:id="2572" w:author="Lưu Gia Huy" w:date="2023-06-25T11:57:00Z">
            <w:rPr>
              <w:ins w:id="2573" w:author="Lưu Gia Huy" w:date="2023-06-23T15:58:00Z"/>
            </w:rPr>
          </w:rPrChange>
        </w:rPr>
        <w:pPrChange w:id="2574" w:author="Lưu Gia Huy" w:date="2023-06-25T13:53:00Z">
          <w:pPr/>
        </w:pPrChange>
      </w:pPr>
      <w:ins w:id="2575" w:author="Lưu Gia Huy" w:date="2023-06-24T22:03:00Z">
        <w:r>
          <w:rPr>
            <w:rFonts w:ascii="Times New Roman" w:hAnsi="Times New Roman" w:cs="Times New Roman"/>
          </w:rPr>
          <w:lastRenderedPageBreak/>
          <w:t>Definition</w:t>
        </w:r>
      </w:ins>
    </w:p>
    <w:p w14:paraId="70B85DCE" w14:textId="77777777" w:rsidR="00501C7E" w:rsidRDefault="00000000" w:rsidP="00501C7E">
      <w:pPr>
        <w:pStyle w:val="ListParagraph"/>
        <w:numPr>
          <w:ilvl w:val="0"/>
          <w:numId w:val="10"/>
          <w:ins w:id="2576" w:author="Lưu Gia Huy" w:date="2023-06-25T13:53:00Z"/>
        </w:numPr>
        <w:tabs>
          <w:tab w:val="left" w:pos="840"/>
        </w:tabs>
        <w:spacing w:line="360" w:lineRule="auto"/>
        <w:ind w:left="0"/>
        <w:rPr>
          <w:ins w:id="2577" w:author="Lưu Gia Huy" w:date="2023-06-23T16:22:00Z"/>
        </w:rPr>
        <w:pPrChange w:id="2578" w:author="Lưu Gia Huy" w:date="2023-06-25T13:53:00Z">
          <w:pPr/>
        </w:pPrChange>
      </w:pPr>
      <w:ins w:id="2579" w:author="Lưu Gia Huy" w:date="2023-06-24T22:04:00Z">
        <w:r>
          <w:t>A decision tree is a machine learning model that interprets and represents decisions or predictions using a tree-like structure. It is a supervised learning model widely used in classification and prediction tasks.</w:t>
        </w:r>
      </w:ins>
    </w:p>
    <w:p w14:paraId="6BF38F4F" w14:textId="77777777" w:rsidR="00501C7E" w:rsidRDefault="00000000" w:rsidP="00501C7E">
      <w:pPr>
        <w:pStyle w:val="ListParagraph"/>
        <w:numPr>
          <w:ilvl w:val="0"/>
          <w:numId w:val="10"/>
          <w:ins w:id="2580" w:author="Lưu Gia Huy" w:date="2023-06-25T13:53:00Z"/>
        </w:numPr>
        <w:tabs>
          <w:tab w:val="left" w:pos="840"/>
        </w:tabs>
        <w:spacing w:line="360" w:lineRule="auto"/>
        <w:ind w:left="0"/>
        <w:rPr>
          <w:ins w:id="2581" w:author="Lưu Gia Huy" w:date="2023-06-23T16:22:00Z"/>
        </w:rPr>
        <w:pPrChange w:id="2582" w:author="Lưu Gia Huy" w:date="2023-06-25T13:53:00Z">
          <w:pPr/>
        </w:pPrChange>
      </w:pPr>
      <w:ins w:id="2583" w:author="Lưu Gia Huy" w:date="2023-06-24T22:04:00Z">
        <w:r>
          <w:t>A decision tree is built based on easy-to-understand and applicable decision rules. It consists of nodes in the tree representing decisions or conditions, and branches in the tree representing outcomes or actions. Each node in the tree represents an attribute, and each branch stemming from a node represents a value of that attribute</w:t>
        </w:r>
      </w:ins>
      <w:ins w:id="2584" w:author="Lưu Gia Huy" w:date="2023-06-23T16:22:00Z">
        <w:r>
          <w:t>.</w:t>
        </w:r>
      </w:ins>
    </w:p>
    <w:p w14:paraId="79CDC40E" w14:textId="77777777" w:rsidR="00501C7E" w:rsidRDefault="00000000" w:rsidP="00501C7E">
      <w:pPr>
        <w:pStyle w:val="ListParagraph"/>
        <w:numPr>
          <w:ilvl w:val="0"/>
          <w:numId w:val="10"/>
          <w:ins w:id="2585" w:author="Lưu Gia Huy" w:date="2023-06-25T13:53:00Z"/>
        </w:numPr>
        <w:tabs>
          <w:tab w:val="left" w:pos="840"/>
        </w:tabs>
        <w:spacing w:line="360" w:lineRule="auto"/>
        <w:ind w:left="0"/>
        <w:rPr>
          <w:ins w:id="2586" w:author="Lưu Gia Huy" w:date="2023-06-23T15:58:00Z"/>
        </w:rPr>
        <w:pPrChange w:id="2587" w:author="Lưu Gia Huy" w:date="2023-06-25T13:53:00Z">
          <w:pPr/>
        </w:pPrChange>
      </w:pPr>
      <w:ins w:id="2588" w:author="Lưu Gia Huy" w:date="2023-06-24T22:04:00Z">
        <w:r>
          <w:t>The process of constructing a decision tree starts from the root node and continues downward following the rules and conditions until reaching the leaf nodes, where the final decisions are made. These rules and conditions are learned from training data, where the data samples have been labeled or have known outcomes in advance.</w:t>
        </w:r>
      </w:ins>
    </w:p>
    <w:p w14:paraId="65E73EC0" w14:textId="77777777" w:rsidR="00501C7E" w:rsidRPr="00501C7E" w:rsidRDefault="00000000" w:rsidP="00501C7E">
      <w:pPr>
        <w:pStyle w:val="Heading4"/>
        <w:numPr>
          <w:ins w:id="2589" w:author="Lưu Gia Huy" w:date="2023-06-25T13:53:00Z"/>
        </w:numPr>
        <w:ind w:left="0"/>
        <w:rPr>
          <w:ins w:id="2590" w:author="Lưu Gia Huy" w:date="2023-06-23T15:58:00Z"/>
          <w:rFonts w:ascii="Times New Roman" w:hAnsi="Times New Roman" w:cs="Times New Roman"/>
          <w:rPrChange w:id="2591" w:author="Lưu Gia Huy" w:date="2023-06-25T11:57:00Z">
            <w:rPr>
              <w:ins w:id="2592" w:author="Lưu Gia Huy" w:date="2023-06-23T15:58:00Z"/>
            </w:rPr>
          </w:rPrChange>
        </w:rPr>
        <w:pPrChange w:id="2593" w:author="Lưu Gia Huy" w:date="2023-06-25T13:53:00Z">
          <w:pPr/>
        </w:pPrChange>
      </w:pPr>
      <w:ins w:id="2594" w:author="Lưu Gia Huy" w:date="2023-06-24T22:28:00Z">
        <w:r>
          <w:rPr>
            <w:rFonts w:ascii="Times New Roman" w:hAnsi="Times New Roman" w:cs="Times New Roman"/>
          </w:rPr>
          <w:t>Advantages</w:t>
        </w:r>
      </w:ins>
    </w:p>
    <w:p w14:paraId="735F3AB7" w14:textId="77777777" w:rsidR="00501C7E" w:rsidRDefault="00000000" w:rsidP="00501C7E">
      <w:pPr>
        <w:pStyle w:val="ListParagraph"/>
        <w:numPr>
          <w:ilvl w:val="0"/>
          <w:numId w:val="16"/>
          <w:ins w:id="2595" w:author="Lưu Gia Huy" w:date="2023-06-25T13:53:00Z"/>
        </w:numPr>
        <w:tabs>
          <w:tab w:val="left" w:pos="840"/>
        </w:tabs>
        <w:spacing w:line="360" w:lineRule="auto"/>
        <w:ind w:left="0"/>
        <w:rPr>
          <w:ins w:id="2596" w:author="Lưu Gia Huy" w:date="2023-06-23T15:58:00Z"/>
        </w:rPr>
        <w:pPrChange w:id="2597" w:author="Lưu Gia Huy" w:date="2023-06-25T13:53:00Z">
          <w:pPr/>
        </w:pPrChange>
      </w:pPr>
      <w:ins w:id="2598" w:author="Lưu Gia Huy" w:date="2023-06-24T22:28:00Z">
        <w:r>
          <w:t>The Decision Tree model is simple, intuitive, and easy to understand after a brief explanation.</w:t>
        </w:r>
      </w:ins>
    </w:p>
    <w:p w14:paraId="275C7F0F" w14:textId="77777777" w:rsidR="00501C7E" w:rsidRDefault="00000000" w:rsidP="00501C7E">
      <w:pPr>
        <w:pStyle w:val="ListParagraph"/>
        <w:numPr>
          <w:ilvl w:val="0"/>
          <w:numId w:val="16"/>
          <w:ins w:id="2599" w:author="Lưu Gia Huy" w:date="2023-06-25T13:53:00Z"/>
        </w:numPr>
        <w:tabs>
          <w:tab w:val="left" w:pos="840"/>
        </w:tabs>
        <w:spacing w:line="360" w:lineRule="auto"/>
        <w:ind w:left="0"/>
        <w:rPr>
          <w:ins w:id="2600" w:author="Lưu Gia Huy" w:date="2023-06-24T22:29:00Z"/>
        </w:rPr>
        <w:pPrChange w:id="2601" w:author="Lưu Gia Huy" w:date="2023-06-25T13:53:00Z">
          <w:pPr/>
        </w:pPrChange>
      </w:pPr>
      <w:ins w:id="2602" w:author="Lưu Gia Huy" w:date="2023-06-24T22:29:00Z">
        <w:r>
          <w:t>Some Decision Tree algorithms can handle missing or erroneous data without the need for methods like "imputing missing values" or data elimination. Additionally, Decision Trees are less affected by outliers.</w:t>
        </w:r>
      </w:ins>
    </w:p>
    <w:p w14:paraId="2283309A" w14:textId="77777777" w:rsidR="00501C7E" w:rsidRDefault="00000000" w:rsidP="00501C7E">
      <w:pPr>
        <w:pStyle w:val="ListParagraph"/>
        <w:numPr>
          <w:ilvl w:val="0"/>
          <w:numId w:val="16"/>
          <w:ins w:id="2603" w:author="Lưu Gia Huy" w:date="2023-06-25T13:53:00Z"/>
        </w:numPr>
        <w:tabs>
          <w:tab w:val="left" w:pos="840"/>
        </w:tabs>
        <w:spacing w:line="360" w:lineRule="auto"/>
        <w:ind w:left="0"/>
        <w:rPr>
          <w:ins w:id="2604" w:author="Lưu Gia Huy" w:date="2023-06-23T15:58:00Z"/>
        </w:rPr>
        <w:pPrChange w:id="2605" w:author="Lưu Gia Huy" w:date="2023-06-25T13:53:00Z">
          <w:pPr/>
        </w:pPrChange>
      </w:pPr>
      <w:ins w:id="2606" w:author="Lưu Gia Huy" w:date="2023-06-24T22:29:00Z">
        <w:r>
          <w:t>This is a nonparametric method, meaning it does not rely on initial assumptions about distributional laws as in statistics. As a result, the analysis results are always objective.</w:t>
        </w:r>
      </w:ins>
    </w:p>
    <w:p w14:paraId="1DEC48BB" w14:textId="77777777" w:rsidR="00501C7E" w:rsidRDefault="00000000" w:rsidP="00501C7E">
      <w:pPr>
        <w:pStyle w:val="ListParagraph"/>
        <w:numPr>
          <w:ilvl w:val="0"/>
          <w:numId w:val="16"/>
          <w:ins w:id="2607" w:author="Lưu Gia Huy" w:date="2023-06-25T13:53:00Z"/>
        </w:numPr>
        <w:tabs>
          <w:tab w:val="left" w:pos="840"/>
        </w:tabs>
        <w:spacing w:line="360" w:lineRule="auto"/>
        <w:ind w:left="0"/>
        <w:rPr>
          <w:ins w:id="2608" w:author="Lưu Gia Huy" w:date="2023-06-23T15:58:00Z"/>
        </w:rPr>
        <w:pPrChange w:id="2609" w:author="Lưu Gia Huy" w:date="2023-06-25T13:53:00Z">
          <w:pPr/>
        </w:pPrChange>
      </w:pPr>
      <w:ins w:id="2610" w:author="Lưu Gia Huy" w:date="2023-06-24T22:29:00Z">
        <w:r>
          <w:t>It provides highly accurate prediction results, is easy to implement, and requires fast training. There is no need to transform variables.</w:t>
        </w:r>
      </w:ins>
    </w:p>
    <w:p w14:paraId="0CAEFE09" w14:textId="77777777" w:rsidR="00501C7E" w:rsidRPr="00501C7E" w:rsidRDefault="00000000" w:rsidP="00501C7E">
      <w:pPr>
        <w:pStyle w:val="Heading4"/>
        <w:numPr>
          <w:ins w:id="2611" w:author="Lưu Gia Huy" w:date="2023-06-25T13:53:00Z"/>
        </w:numPr>
        <w:ind w:left="0"/>
        <w:rPr>
          <w:ins w:id="2612" w:author="Lưu Gia Huy" w:date="2023-06-23T15:58:00Z"/>
          <w:rFonts w:ascii="Times New Roman" w:hAnsi="Times New Roman" w:cs="Times New Roman"/>
          <w:rPrChange w:id="2613" w:author="Lưu Gia Huy" w:date="2023-06-25T11:57:00Z">
            <w:rPr>
              <w:ins w:id="2614" w:author="Lưu Gia Huy" w:date="2023-06-23T15:58:00Z"/>
            </w:rPr>
          </w:rPrChange>
        </w:rPr>
        <w:pPrChange w:id="2615" w:author="Lưu Gia Huy" w:date="2023-06-25T13:53:00Z">
          <w:pPr/>
        </w:pPrChange>
      </w:pPr>
      <w:ins w:id="2616" w:author="Lưu Gia Huy" w:date="2023-06-25T10:15:00Z">
        <w:r>
          <w:rPr>
            <w:rFonts w:ascii="Times New Roman" w:hAnsi="Times New Roman" w:cs="Times New Roman"/>
          </w:rPr>
          <w:t>Disadvantages</w:t>
        </w:r>
      </w:ins>
    </w:p>
    <w:p w14:paraId="3054596A" w14:textId="77777777" w:rsidR="00501C7E" w:rsidRDefault="00000000" w:rsidP="00501C7E">
      <w:pPr>
        <w:pStyle w:val="ListParagraph"/>
        <w:numPr>
          <w:ilvl w:val="0"/>
          <w:numId w:val="17"/>
          <w:ins w:id="2617" w:author="Lưu Gia Huy" w:date="2023-06-25T13:53:00Z"/>
        </w:numPr>
        <w:tabs>
          <w:tab w:val="left" w:pos="840"/>
        </w:tabs>
        <w:spacing w:line="360" w:lineRule="auto"/>
        <w:ind w:left="0"/>
        <w:rPr>
          <w:ins w:id="2618" w:author="Lưu Gia Huy" w:date="2023-06-23T15:58:00Z"/>
        </w:rPr>
        <w:pPrChange w:id="2619" w:author="Lưu Gia Huy" w:date="2023-06-25T13:53:00Z">
          <w:pPr/>
        </w:pPrChange>
      </w:pPr>
      <w:ins w:id="2620" w:author="Lưu Gia Huy" w:date="2023-06-25T10:15:00Z">
        <w:r>
          <w:t xml:space="preserve">Decision Trees work effectively on simple datasets with few interrelated variables. When applied to complex datasets with many variables and different attributes, it can </w:t>
        </w:r>
        <w:r>
          <w:lastRenderedPageBreak/>
          <w:t>lead to overfitting, where the model becomes too specific to the training data and fails to accurately classify new data.</w:t>
        </w:r>
      </w:ins>
    </w:p>
    <w:p w14:paraId="2EF70F8D" w14:textId="77777777" w:rsidR="00501C7E" w:rsidRDefault="00000000" w:rsidP="00501C7E">
      <w:pPr>
        <w:pStyle w:val="ListParagraph"/>
        <w:numPr>
          <w:ilvl w:val="0"/>
          <w:numId w:val="17"/>
          <w:ins w:id="2621" w:author="Lưu Gia Huy" w:date="2023-06-25T13:53:00Z"/>
        </w:numPr>
        <w:tabs>
          <w:tab w:val="left" w:pos="840"/>
        </w:tabs>
        <w:spacing w:line="360" w:lineRule="auto"/>
        <w:ind w:left="0"/>
        <w:rPr>
          <w:ins w:id="2622" w:author="Lưu Gia Huy" w:date="2023-06-23T15:58:00Z"/>
        </w:rPr>
        <w:pPrChange w:id="2623" w:author="Lưu Gia Huy" w:date="2023-06-25T13:53:00Z">
          <w:pPr/>
        </w:pPrChange>
      </w:pPr>
      <w:ins w:id="2624" w:author="Lưu Gia Huy" w:date="2023-06-25T10:15:00Z">
        <w:r>
          <w:t>Minor changes in the dataset can significantly impact the structure of the model.</w:t>
        </w:r>
      </w:ins>
    </w:p>
    <w:p w14:paraId="571C581B" w14:textId="77777777" w:rsidR="00501C7E" w:rsidRDefault="00000000" w:rsidP="00501C7E">
      <w:pPr>
        <w:pStyle w:val="ListParagraph"/>
        <w:numPr>
          <w:ilvl w:val="0"/>
          <w:numId w:val="17"/>
          <w:ins w:id="2625" w:author="Lưu Gia Huy" w:date="2023-06-25T13:53:00Z"/>
        </w:numPr>
        <w:tabs>
          <w:tab w:val="left" w:pos="840"/>
        </w:tabs>
        <w:spacing w:line="360" w:lineRule="auto"/>
        <w:ind w:left="0"/>
        <w:rPr>
          <w:ins w:id="2626" w:author="Lưu Gia Huy" w:date="2023-06-23T15:58:00Z"/>
        </w:rPr>
        <w:pPrChange w:id="2627" w:author="Lưu Gia Huy" w:date="2023-06-25T13:53:00Z">
          <w:pPr/>
        </w:pPrChange>
      </w:pPr>
      <w:ins w:id="2628" w:author="Lưu Gia Huy" w:date="2023-06-25T10:15:00Z">
        <w:r>
          <w:t>This model has a potential bias if the dataset is imbalanced, only considering typical values, and the risk of underfitting.</w:t>
        </w:r>
      </w:ins>
    </w:p>
    <w:p w14:paraId="756CF360" w14:textId="77777777" w:rsidR="00501C7E" w:rsidRDefault="00000000" w:rsidP="00501C7E">
      <w:pPr>
        <w:pStyle w:val="ListParagraph"/>
        <w:numPr>
          <w:ilvl w:val="0"/>
          <w:numId w:val="17"/>
          <w:ins w:id="2629" w:author="Lưu Gia Huy" w:date="2023-06-25T13:53:00Z"/>
        </w:numPr>
        <w:tabs>
          <w:tab w:val="left" w:pos="840"/>
        </w:tabs>
        <w:spacing w:line="360" w:lineRule="auto"/>
        <w:ind w:left="0"/>
        <w:rPr>
          <w:ins w:id="2630" w:author="Lưu Gia Huy" w:date="2023-06-23T15:58:00Z"/>
        </w:rPr>
        <w:pPrChange w:id="2631" w:author="Lưu Gia Huy" w:date="2023-06-25T13:53:00Z">
          <w:pPr/>
        </w:pPrChange>
      </w:pPr>
      <w:ins w:id="2632" w:author="Lưu Gia Huy" w:date="2023-06-25T10:16:00Z">
        <w:r>
          <w:t>Decision Trees require the training and test datasets to be perfectly prepared, with high-quality and balanced data according to the classes or groups in the target variable.</w:t>
        </w:r>
      </w:ins>
    </w:p>
    <w:p w14:paraId="6FC19578" w14:textId="77777777" w:rsidR="00501C7E" w:rsidRPr="00501C7E" w:rsidRDefault="00000000" w:rsidP="00501C7E">
      <w:pPr>
        <w:pStyle w:val="Heading3"/>
        <w:numPr>
          <w:ins w:id="2633" w:author="Lưu Gia Huy" w:date="2023-06-25T13:53:00Z"/>
        </w:numPr>
        <w:ind w:left="0"/>
        <w:rPr>
          <w:ins w:id="2634" w:author="Lưu Gia Huy" w:date="2023-06-23T16:26:00Z"/>
          <w:rFonts w:ascii="Times New Roman" w:hAnsi="Times New Roman" w:cs="Times New Roman"/>
          <w:rPrChange w:id="2635" w:author="Lưu Gia Huy" w:date="2023-06-25T11:57:00Z">
            <w:rPr>
              <w:ins w:id="2636" w:author="Lưu Gia Huy" w:date="2023-06-23T16:26:00Z"/>
            </w:rPr>
          </w:rPrChange>
        </w:rPr>
        <w:pPrChange w:id="2637" w:author="Lưu Gia Huy" w:date="2023-06-25T13:53:00Z">
          <w:pPr/>
        </w:pPrChange>
      </w:pPr>
      <w:bookmarkStart w:id="2638" w:name="_Toc138588494"/>
      <w:ins w:id="2639" w:author="Lưu Gia Huy" w:date="2023-06-23T09:16:00Z">
        <w:r>
          <w:rPr>
            <w:rFonts w:ascii="Times New Roman" w:hAnsi="Times New Roman" w:cs="Times New Roman"/>
            <w:szCs w:val="26"/>
          </w:rPr>
          <w:t>Random Forest</w:t>
        </w:r>
      </w:ins>
      <w:bookmarkEnd w:id="2638"/>
    </w:p>
    <w:p w14:paraId="70901680" w14:textId="77777777" w:rsidR="00501C7E" w:rsidRPr="00501C7E" w:rsidRDefault="00000000" w:rsidP="00501C7E">
      <w:pPr>
        <w:pStyle w:val="Heading4"/>
        <w:ind w:left="0"/>
        <w:rPr>
          <w:ins w:id="2640" w:author="Lưu Gia Huy" w:date="2023-06-23T16:26:00Z"/>
          <w:rFonts w:ascii="Times New Roman" w:hAnsi="Times New Roman" w:cs="Times New Roman"/>
          <w:rPrChange w:id="2641" w:author="Lưu Gia Huy" w:date="2023-06-25T11:57:00Z">
            <w:rPr>
              <w:ins w:id="2642" w:author="Lưu Gia Huy" w:date="2023-06-23T16:26:00Z"/>
            </w:rPr>
          </w:rPrChange>
        </w:rPr>
        <w:pPrChange w:id="2643" w:author="Lưu Gia Huy" w:date="2023-06-25T12:00:00Z">
          <w:pPr/>
        </w:pPrChange>
      </w:pPr>
      <w:ins w:id="2644" w:author="Lưu Gia Huy" w:date="2023-06-25T10:16:00Z">
        <w:r>
          <w:rPr>
            <w:rFonts w:ascii="Times New Roman" w:hAnsi="Times New Roman" w:cs="Times New Roman"/>
          </w:rPr>
          <w:t>Definition</w:t>
        </w:r>
      </w:ins>
    </w:p>
    <w:p w14:paraId="62BC1AB8" w14:textId="77777777" w:rsidR="00501C7E" w:rsidRPr="00501C7E" w:rsidRDefault="00000000" w:rsidP="00501C7E">
      <w:pPr>
        <w:jc w:val="center"/>
        <w:rPr>
          <w:ins w:id="2645" w:author="Lưu Gia Huy" w:date="2023-06-23T16:27:00Z"/>
          <w:rFonts w:ascii="Times New Roman" w:hAnsi="Times New Roman" w:cs="Times New Roman"/>
          <w:rPrChange w:id="2646" w:author="Lưu Gia Huy" w:date="2023-06-25T11:57:00Z">
            <w:rPr>
              <w:ins w:id="2647" w:author="Lưu Gia Huy" w:date="2023-06-23T16:27:00Z"/>
            </w:rPr>
          </w:rPrChange>
        </w:rPr>
        <w:pPrChange w:id="2648" w:author="Lưu Gia Huy" w:date="2023-06-25T12:00:00Z">
          <w:pPr/>
        </w:pPrChange>
      </w:pPr>
      <w:ins w:id="2649" w:author="Lưu Gia Huy" w:date="2023-06-23T16:26:00Z">
        <w:r>
          <w:rPr>
            <w:rFonts w:ascii="Times New Roman" w:hAnsi="Times New Roman" w:cs="Times New Roman"/>
            <w:noProof/>
            <w:rPrChange w:id="2650" w:author="Lưu Gia Huy" w:date="2023-06-25T11:57:00Z">
              <w:rPr>
                <w:noProof/>
              </w:rPr>
            </w:rPrChange>
          </w:rPr>
          <w:drawing>
            <wp:inline distT="0" distB="0" distL="114300" distR="114300" wp14:anchorId="1CEA75FA" wp14:editId="69BCC6CB">
              <wp:extent cx="2733675" cy="2370455"/>
              <wp:effectExtent l="0" t="0" r="0" b="0"/>
              <wp:docPr id="192" name="Google Shape;192;p35"/>
              <wp:cNvGraphicFramePr/>
              <a:graphic xmlns:a="http://schemas.openxmlformats.org/drawingml/2006/main">
                <a:graphicData uri="http://schemas.openxmlformats.org/drawingml/2006/picture">
                  <pic:pic xmlns:pic="http://schemas.openxmlformats.org/drawingml/2006/picture">
                    <pic:nvPicPr>
                      <pic:cNvPr id="192" name="Google Shape;192;p35"/>
                      <pic:cNvPicPr preferRelativeResize="0"/>
                    </pic:nvPicPr>
                    <pic:blipFill>
                      <a:blip r:embed="rId25"/>
                      <a:srcRect/>
                      <a:stretch>
                        <a:fillRect/>
                      </a:stretch>
                    </pic:blipFill>
                    <pic:spPr>
                      <a:xfrm>
                        <a:off x="0" y="0"/>
                        <a:ext cx="2733675" cy="2370455"/>
                      </a:xfrm>
                      <a:prstGeom prst="rect">
                        <a:avLst/>
                      </a:prstGeom>
                      <a:noFill/>
                      <a:ln>
                        <a:noFill/>
                      </a:ln>
                    </pic:spPr>
                  </pic:pic>
                </a:graphicData>
              </a:graphic>
            </wp:inline>
          </w:drawing>
        </w:r>
      </w:ins>
    </w:p>
    <w:p w14:paraId="6559E62C" w14:textId="77777777" w:rsidR="00501C7E" w:rsidRDefault="00000000">
      <w:pPr>
        <w:rPr>
          <w:ins w:id="2651" w:author="Lưu Gia Huy" w:date="2023-06-25T10:25:00Z"/>
          <w:rFonts w:ascii="Times New Roman" w:hAnsi="Times New Roman" w:cs="Times New Roman"/>
        </w:rPr>
      </w:pPr>
      <w:ins w:id="2652" w:author="Lưu Gia Huy" w:date="2023-06-25T10:25:00Z">
        <w:r>
          <w:rPr>
            <w:rFonts w:ascii="Times New Roman" w:hAnsi="Times New Roman" w:cs="Times New Roman"/>
          </w:rPr>
          <w:t>Random Forest is a machine learning method that combines multiple decision trees to create a more powerful predictive model. Random Forest is used for classification and prediction tasks.</w:t>
        </w:r>
      </w:ins>
    </w:p>
    <w:p w14:paraId="44E02450" w14:textId="77777777" w:rsidR="00501C7E" w:rsidRDefault="00000000">
      <w:pPr>
        <w:rPr>
          <w:ins w:id="2653" w:author="Lưu Gia Huy" w:date="2023-06-25T10:25:00Z"/>
          <w:rFonts w:ascii="Times New Roman" w:hAnsi="Times New Roman" w:cs="Times New Roman"/>
        </w:rPr>
      </w:pPr>
      <w:ins w:id="2654" w:author="Lưu Gia Huy" w:date="2023-06-25T10:25:00Z">
        <w:r>
          <w:rPr>
            <w:rFonts w:ascii="Times New Roman" w:hAnsi="Times New Roman" w:cs="Times New Roman"/>
          </w:rPr>
          <w:t>The main idea of Random Forest is to build a collection of independent decision trees and combine the results from all the decision trees to make the final prediction. The process of building a Random Forest involves the following steps:</w:t>
        </w:r>
      </w:ins>
    </w:p>
    <w:p w14:paraId="65DDF457" w14:textId="77777777" w:rsidR="00501C7E" w:rsidRPr="00501C7E" w:rsidRDefault="00501C7E">
      <w:pPr>
        <w:rPr>
          <w:ins w:id="2655" w:author="Lưu Gia Huy" w:date="2023-06-23T16:27:00Z"/>
          <w:rFonts w:ascii="Times New Roman" w:hAnsi="Times New Roman" w:cs="Times New Roman"/>
          <w:rPrChange w:id="2656" w:author="Lưu Gia Huy" w:date="2023-06-25T11:57:00Z">
            <w:rPr>
              <w:ins w:id="2657" w:author="Lưu Gia Huy" w:date="2023-06-23T16:27:00Z"/>
            </w:rPr>
          </w:rPrChange>
        </w:rPr>
      </w:pPr>
    </w:p>
    <w:p w14:paraId="0EF3A14C" w14:textId="77777777" w:rsidR="00501C7E" w:rsidRDefault="00000000" w:rsidP="00501C7E">
      <w:pPr>
        <w:pStyle w:val="ListParagraph"/>
        <w:numPr>
          <w:ilvl w:val="0"/>
          <w:numId w:val="18"/>
          <w:ins w:id="2658" w:author="Lưu Gia Huy" w:date="2023-06-25T13:53:00Z"/>
        </w:numPr>
        <w:tabs>
          <w:tab w:val="left" w:pos="840"/>
        </w:tabs>
        <w:spacing w:line="360" w:lineRule="auto"/>
        <w:ind w:left="0"/>
        <w:rPr>
          <w:ins w:id="2659" w:author="Lưu Gia Huy" w:date="2023-06-25T10:26:00Z"/>
        </w:rPr>
        <w:pPrChange w:id="2660" w:author="Lưu Gia Huy" w:date="2023-06-25T13:53:00Z">
          <w:pPr/>
        </w:pPrChange>
      </w:pPr>
      <w:ins w:id="2661" w:author="Lưu Gia Huy" w:date="2023-06-25T10:26:00Z">
        <w:r>
          <w:lastRenderedPageBreak/>
          <w:t>Determining the number of decision trees: Decide the number of decision trees that the Random Forest will use. This is a parameter that needs to be specified in advance.</w:t>
        </w:r>
      </w:ins>
    </w:p>
    <w:p w14:paraId="337FA578" w14:textId="77777777" w:rsidR="00501C7E" w:rsidRDefault="00000000" w:rsidP="00501C7E">
      <w:pPr>
        <w:pStyle w:val="ListParagraph"/>
        <w:numPr>
          <w:ilvl w:val="0"/>
          <w:numId w:val="18"/>
          <w:ins w:id="2662" w:author="Lưu Gia Huy" w:date="2023-06-25T13:53:00Z"/>
        </w:numPr>
        <w:tabs>
          <w:tab w:val="left" w:pos="840"/>
        </w:tabs>
        <w:spacing w:line="360" w:lineRule="auto"/>
        <w:ind w:left="0"/>
        <w:rPr>
          <w:ins w:id="2663" w:author="Lưu Gia Huy" w:date="2023-06-25T10:26:00Z"/>
        </w:rPr>
        <w:pPrChange w:id="2664" w:author="Lưu Gia Huy" w:date="2023-06-25T13:53:00Z">
          <w:pPr/>
        </w:pPrChange>
      </w:pPr>
      <w:ins w:id="2665" w:author="Lưu Gia Huy" w:date="2023-06-25T10:26:00Z">
        <w:r>
          <w:t>Building independent decision trees: For each decision tree in the Random Forest, a random subset of the training data is sampled using bootstrap sampling. Then, the decision tree is constructed by dividing the subset of data into groups based on attributes and values.</w:t>
        </w:r>
      </w:ins>
    </w:p>
    <w:p w14:paraId="42FBC3A9" w14:textId="77777777" w:rsidR="00501C7E" w:rsidRDefault="00000000" w:rsidP="00501C7E">
      <w:pPr>
        <w:pStyle w:val="ListParagraph"/>
        <w:numPr>
          <w:ilvl w:val="0"/>
          <w:numId w:val="18"/>
          <w:ins w:id="2666" w:author="Lưu Gia Huy" w:date="2023-06-25T13:53:00Z"/>
        </w:numPr>
        <w:tabs>
          <w:tab w:val="left" w:pos="840"/>
        </w:tabs>
        <w:spacing w:line="360" w:lineRule="auto"/>
        <w:ind w:left="0"/>
        <w:rPr>
          <w:ins w:id="2667" w:author="Lưu Gia Huy" w:date="2023-06-23T16:26:00Z"/>
        </w:rPr>
        <w:pPrChange w:id="2668" w:author="Lưu Gia Huy" w:date="2023-06-25T13:53:00Z">
          <w:pPr/>
        </w:pPrChange>
      </w:pPr>
      <w:ins w:id="2669" w:author="Lưu Gia Huy" w:date="2023-06-25T10:26:00Z">
        <w:r>
          <w:t>Combining results from decision trees: The results from each decision tree are combined to generate the final prediction. For classification problems, a voting method is used, where the prediction is determined by counting the votes for each class. For prediction tasks, the result can be the average or variance of the predictions from the decision trees.</w:t>
        </w:r>
      </w:ins>
    </w:p>
    <w:p w14:paraId="4F8E06C8" w14:textId="77777777" w:rsidR="00501C7E" w:rsidRPr="00501C7E" w:rsidRDefault="00000000" w:rsidP="00501C7E">
      <w:pPr>
        <w:pStyle w:val="Heading4"/>
        <w:numPr>
          <w:ins w:id="2670" w:author="Lưu Gia Huy" w:date="2023-06-25T13:53:00Z"/>
        </w:numPr>
        <w:ind w:left="0"/>
        <w:rPr>
          <w:ins w:id="2671" w:author="Lưu Gia Huy" w:date="2023-06-23T16:28:00Z"/>
          <w:rFonts w:ascii="Times New Roman" w:hAnsi="Times New Roman" w:cs="Times New Roman"/>
          <w:rPrChange w:id="2672" w:author="Lưu Gia Huy" w:date="2023-06-25T11:57:00Z">
            <w:rPr>
              <w:ins w:id="2673" w:author="Lưu Gia Huy" w:date="2023-06-23T16:28:00Z"/>
            </w:rPr>
          </w:rPrChange>
        </w:rPr>
        <w:pPrChange w:id="2674" w:author="Lưu Gia Huy" w:date="2023-06-25T13:53:00Z">
          <w:pPr/>
        </w:pPrChange>
      </w:pPr>
      <w:ins w:id="2675" w:author="Lưu Gia Huy" w:date="2023-06-25T10:16:00Z">
        <w:r>
          <w:rPr>
            <w:rFonts w:ascii="Times New Roman" w:hAnsi="Times New Roman" w:cs="Times New Roman"/>
          </w:rPr>
          <w:t>Advantages</w:t>
        </w:r>
      </w:ins>
    </w:p>
    <w:p w14:paraId="16A6FF13" w14:textId="77777777" w:rsidR="00501C7E" w:rsidRDefault="00000000" w:rsidP="00501C7E">
      <w:pPr>
        <w:pStyle w:val="ListParagraph"/>
        <w:numPr>
          <w:ilvl w:val="0"/>
          <w:numId w:val="19"/>
          <w:ins w:id="2676" w:author="Lưu Gia Huy" w:date="2023-06-25T13:53:00Z"/>
        </w:numPr>
        <w:tabs>
          <w:tab w:val="left" w:pos="840"/>
        </w:tabs>
        <w:spacing w:line="360" w:lineRule="auto"/>
        <w:ind w:left="0"/>
        <w:rPr>
          <w:ins w:id="2677" w:author="Lưu Gia Huy" w:date="2023-06-23T16:28:00Z"/>
        </w:rPr>
        <w:pPrChange w:id="2678" w:author="Lưu Gia Huy" w:date="2023-06-25T13:53:00Z">
          <w:pPr/>
        </w:pPrChange>
      </w:pPr>
      <w:ins w:id="2679" w:author="Lưu Gia Huy" w:date="2023-06-25T10:40:00Z">
        <w:r>
          <w:t>Flexibility: Random Forest has the ability to handle complex data and both discrete and continuous attributes.</w:t>
        </w:r>
      </w:ins>
    </w:p>
    <w:p w14:paraId="1F943C45" w14:textId="77777777" w:rsidR="00501C7E" w:rsidRDefault="00000000" w:rsidP="00501C7E">
      <w:pPr>
        <w:pStyle w:val="ListParagraph"/>
        <w:numPr>
          <w:ilvl w:val="0"/>
          <w:numId w:val="19"/>
          <w:ins w:id="2680" w:author="Lưu Gia Huy" w:date="2023-06-25T13:53:00Z"/>
        </w:numPr>
        <w:tabs>
          <w:tab w:val="left" w:pos="840"/>
        </w:tabs>
        <w:spacing w:line="360" w:lineRule="auto"/>
        <w:ind w:left="0"/>
        <w:rPr>
          <w:ins w:id="2681" w:author="Lưu Gia Huy" w:date="2023-06-23T16:28:00Z"/>
        </w:rPr>
        <w:pPrChange w:id="2682" w:author="Lưu Gia Huy" w:date="2023-06-25T13:53:00Z">
          <w:pPr/>
        </w:pPrChange>
      </w:pPr>
      <w:ins w:id="2683" w:author="Lưu Gia Huy" w:date="2023-06-25T10:40:00Z">
        <w:r>
          <w:t>Handling missing data: Random Forest can effectively handle missing information in the data.</w:t>
        </w:r>
      </w:ins>
    </w:p>
    <w:p w14:paraId="14D8D7AB" w14:textId="77777777" w:rsidR="00501C7E" w:rsidRDefault="00000000" w:rsidP="00501C7E">
      <w:pPr>
        <w:pStyle w:val="ListParagraph"/>
        <w:numPr>
          <w:ilvl w:val="0"/>
          <w:numId w:val="19"/>
          <w:ins w:id="2684" w:author="Lưu Gia Huy" w:date="2023-06-25T13:53:00Z"/>
        </w:numPr>
        <w:tabs>
          <w:tab w:val="left" w:pos="840"/>
        </w:tabs>
        <w:spacing w:line="360" w:lineRule="auto"/>
        <w:ind w:left="0"/>
        <w:rPr>
          <w:ins w:id="2685" w:author="Lưu Gia Huy" w:date="2023-06-23T16:26:00Z"/>
        </w:rPr>
        <w:pPrChange w:id="2686" w:author="Lưu Gia Huy" w:date="2023-06-25T13:53:00Z">
          <w:pPr/>
        </w:pPrChange>
      </w:pPr>
      <w:ins w:id="2687" w:author="Lưu Gia Huy" w:date="2023-06-25T10:41:00Z">
        <w:r>
          <w:t>Overfitting control: By combining decision trees, Random Forest reduces the risk of overfitting and provides high accuracy on new data.</w:t>
        </w:r>
      </w:ins>
    </w:p>
    <w:p w14:paraId="5DD6823A" w14:textId="77777777" w:rsidR="00501C7E" w:rsidRPr="00501C7E" w:rsidRDefault="00000000" w:rsidP="00501C7E">
      <w:pPr>
        <w:pStyle w:val="Heading4"/>
        <w:numPr>
          <w:ins w:id="2688" w:author="Lưu Gia Huy" w:date="2023-06-25T13:53:00Z"/>
        </w:numPr>
        <w:ind w:left="0"/>
        <w:rPr>
          <w:ins w:id="2689" w:author="Lưu Gia Huy" w:date="2023-06-23T09:16:00Z"/>
          <w:rFonts w:ascii="Times New Roman" w:hAnsi="Times New Roman" w:cs="Times New Roman"/>
          <w:rPrChange w:id="2690" w:author="Lưu Gia Huy" w:date="2023-06-25T11:57:00Z">
            <w:rPr>
              <w:ins w:id="2691" w:author="Lưu Gia Huy" w:date="2023-06-23T09:16:00Z"/>
            </w:rPr>
          </w:rPrChange>
        </w:rPr>
        <w:pPrChange w:id="2692" w:author="Lưu Gia Huy" w:date="2023-06-25T13:53:00Z">
          <w:pPr/>
        </w:pPrChange>
      </w:pPr>
      <w:ins w:id="2693" w:author="Lưu Gia Huy" w:date="2023-06-25T10:17:00Z">
        <w:r>
          <w:rPr>
            <w:rFonts w:ascii="Times New Roman" w:hAnsi="Times New Roman" w:cs="Times New Roman"/>
          </w:rPr>
          <w:t>Disadvantages</w:t>
        </w:r>
      </w:ins>
    </w:p>
    <w:p w14:paraId="094ED360" w14:textId="77777777" w:rsidR="00501C7E" w:rsidRDefault="00000000" w:rsidP="00501C7E">
      <w:pPr>
        <w:pStyle w:val="ListParagraph"/>
        <w:numPr>
          <w:ilvl w:val="0"/>
          <w:numId w:val="20"/>
          <w:ins w:id="2694" w:author="Lưu Gia Huy" w:date="2023-06-25T13:53:00Z"/>
        </w:numPr>
        <w:tabs>
          <w:tab w:val="left" w:pos="840"/>
        </w:tabs>
        <w:spacing w:line="360" w:lineRule="auto"/>
        <w:ind w:left="0"/>
        <w:rPr>
          <w:ins w:id="2695" w:author="Lưu Gia Huy" w:date="2023-06-23T16:28:00Z"/>
        </w:rPr>
        <w:pPrChange w:id="2696" w:author="Lưu Gia Huy" w:date="2023-06-25T13:53:00Z">
          <w:pPr/>
        </w:pPrChange>
      </w:pPr>
      <w:ins w:id="2697" w:author="Lưu Gia Huy" w:date="2023-06-25T10:41:00Z">
        <w:r>
          <w:t>Lack of interpretability: As the number of decision trees increases, Random Forest can become difficult to interpret when there are too many trees in the ensemble. Therefore, interpreting and explaining the decisions of the model can become challenging.</w:t>
        </w:r>
      </w:ins>
    </w:p>
    <w:p w14:paraId="300FB75C" w14:textId="77777777" w:rsidR="00501C7E" w:rsidRDefault="00000000" w:rsidP="00501C7E">
      <w:pPr>
        <w:pStyle w:val="ListParagraph"/>
        <w:numPr>
          <w:ilvl w:val="0"/>
          <w:numId w:val="20"/>
          <w:ins w:id="2698" w:author="Lưu Gia Huy" w:date="2023-06-25T13:53:00Z"/>
        </w:numPr>
        <w:tabs>
          <w:tab w:val="left" w:pos="840"/>
        </w:tabs>
        <w:spacing w:line="360" w:lineRule="auto"/>
        <w:ind w:left="0"/>
        <w:pPrChange w:id="2699" w:author="Lưu Gia Huy" w:date="2023-06-25T13:53:00Z">
          <w:pPr/>
        </w:pPrChange>
      </w:pPr>
      <w:ins w:id="2700" w:author="Lưu Gia Huy" w:date="2023-06-25T10:42:00Z">
        <w:r>
          <w:t>Computational cost: Random Forest requires building and training multiple independent decision trees, so it can be computationally expensive compared to a single decision tree.</w:t>
        </w:r>
      </w:ins>
    </w:p>
    <w:p w14:paraId="65FA01B6" w14:textId="77777777" w:rsidR="00501C7E" w:rsidRDefault="00501C7E">
      <w:pPr>
        <w:rPr>
          <w:rFonts w:ascii="Times New Roman" w:hAnsi="Times New Roman" w:cs="Times New Roman"/>
          <w:szCs w:val="26"/>
          <w:lang w:val="en-US"/>
        </w:rPr>
      </w:pPr>
    </w:p>
    <w:p w14:paraId="43209349" w14:textId="77777777" w:rsidR="00501C7E" w:rsidRDefault="00501C7E">
      <w:pPr>
        <w:rPr>
          <w:rFonts w:ascii="Times New Roman" w:hAnsi="Times New Roman" w:cs="Times New Roman"/>
          <w:szCs w:val="26"/>
          <w:lang w:val="en-US"/>
        </w:rPr>
        <w:sectPr w:rsidR="00501C7E">
          <w:headerReference w:type="default" r:id="rId26"/>
          <w:footerReference w:type="default" r:id="rId27"/>
          <w:pgSz w:w="11906" w:h="16838"/>
          <w:pgMar w:top="1701" w:right="1134" w:bottom="1985" w:left="1985" w:header="706" w:footer="706" w:gutter="0"/>
          <w:pgNumType w:start="1"/>
          <w:cols w:space="708"/>
          <w:docGrid w:linePitch="360"/>
        </w:sectPr>
      </w:pPr>
    </w:p>
    <w:p w14:paraId="53BF2E23" w14:textId="77777777" w:rsidR="00501C7E" w:rsidRDefault="00000000" w:rsidP="00501C7E">
      <w:pPr>
        <w:pStyle w:val="Heading1"/>
        <w:numPr>
          <w:ilvl w:val="255"/>
          <w:numId w:val="0"/>
        </w:numPr>
        <w:rPr>
          <w:del w:id="2705" w:author="Lưu Gia Huy" w:date="2023-06-23T09:18:00Z"/>
        </w:rPr>
        <w:pPrChange w:id="2706" w:author="Lưu Gia Huy" w:date="2023-06-25T12:00:00Z">
          <w:pPr>
            <w:pStyle w:val="Heading1"/>
          </w:pPr>
        </w:pPrChange>
      </w:pPr>
      <w:bookmarkStart w:id="2707" w:name="_Toc367742507"/>
      <w:ins w:id="2708" w:author="Lưu Gia Huy" w:date="2023-06-22T21:25:00Z">
        <w:del w:id="2709" w:author="Lưu Gia Huy" w:date="2023-06-23T09:18:00Z">
          <w:r>
            <w:rPr>
              <w:lang w:val="vi-VN"/>
            </w:rPr>
            <w:lastRenderedPageBreak/>
            <w:delText>Giải pháp</w:delText>
          </w:r>
        </w:del>
      </w:ins>
      <w:del w:id="2710" w:author="Lưu Gia Huy" w:date="2023-06-23T09:18:00Z">
        <w:r>
          <w:delText>TÊN CHƯƠNG 3</w:delText>
        </w:r>
        <w:bookmarkStart w:id="2711" w:name="_Toc138588495"/>
        <w:bookmarkStart w:id="2712" w:name="_Toc138586676"/>
        <w:bookmarkStart w:id="2713" w:name="_Toc138586095"/>
        <w:bookmarkStart w:id="2714" w:name="_Toc138586240"/>
        <w:bookmarkStart w:id="2715" w:name="_Toc138587192"/>
        <w:bookmarkStart w:id="2716" w:name="_Toc138586506"/>
        <w:bookmarkStart w:id="2717" w:name="_Toc138586761"/>
        <w:bookmarkStart w:id="2718" w:name="_Toc138586333"/>
        <w:bookmarkStart w:id="2719" w:name="_Toc138586591"/>
        <w:bookmarkStart w:id="2720" w:name="_Toc138586420"/>
        <w:bookmarkStart w:id="2721" w:name="_Toc138586846"/>
        <w:bookmarkStart w:id="2722" w:name="_Toc138585279"/>
        <w:bookmarkEnd w:id="2707"/>
        <w:bookmarkEnd w:id="2711"/>
        <w:bookmarkEnd w:id="2712"/>
        <w:bookmarkEnd w:id="2713"/>
        <w:bookmarkEnd w:id="2714"/>
        <w:bookmarkEnd w:id="2715"/>
        <w:bookmarkEnd w:id="2716"/>
        <w:bookmarkEnd w:id="2717"/>
        <w:bookmarkEnd w:id="2718"/>
        <w:bookmarkEnd w:id="2719"/>
        <w:bookmarkEnd w:id="2720"/>
        <w:bookmarkEnd w:id="2721"/>
        <w:bookmarkEnd w:id="2722"/>
      </w:del>
    </w:p>
    <w:p w14:paraId="6859CDA7" w14:textId="77777777" w:rsidR="00501C7E" w:rsidRDefault="00000000" w:rsidP="00501C7E">
      <w:pPr>
        <w:pStyle w:val="Heading2"/>
        <w:numPr>
          <w:ilvl w:val="255"/>
          <w:numId w:val="0"/>
        </w:numPr>
        <w:rPr>
          <w:ins w:id="2723" w:author="Lưu Gia Huy" w:date="2023-06-22T21:26:00Z"/>
          <w:del w:id="2724" w:author="Lưu Gia Huy" w:date="2023-06-23T09:18:00Z"/>
          <w:rFonts w:ascii="Times New Roman" w:hAnsi="Times New Roman" w:cs="Times New Roman"/>
          <w:lang w:val="en-US"/>
        </w:rPr>
        <w:pPrChange w:id="2725" w:author="Lưu Gia Huy" w:date="2023-06-25T12:00:00Z">
          <w:pPr>
            <w:pStyle w:val="Heading2"/>
          </w:pPr>
        </w:pPrChange>
      </w:pPr>
      <w:bookmarkStart w:id="2726" w:name="_Toc367742508"/>
      <w:ins w:id="2727" w:author="Lưu Gia Huy" w:date="2023-06-22T21:26:00Z">
        <w:del w:id="2728" w:author="Lưu Gia Huy" w:date="2023-06-23T09:18:00Z">
          <w:r>
            <w:rPr>
              <w:rFonts w:ascii="Times New Roman" w:hAnsi="Times New Roman" w:cs="Times New Roman"/>
            </w:rPr>
            <w:delText>HTTPS</w:delText>
          </w:r>
          <w:bookmarkStart w:id="2729" w:name="_Toc138586507"/>
          <w:bookmarkStart w:id="2730" w:name="_Toc138586334"/>
          <w:bookmarkStart w:id="2731" w:name="_Toc138586241"/>
          <w:bookmarkStart w:id="2732" w:name="_Toc138585280"/>
          <w:bookmarkStart w:id="2733" w:name="_Toc138586592"/>
          <w:bookmarkStart w:id="2734" w:name="_Toc138586762"/>
          <w:bookmarkStart w:id="2735" w:name="_Toc138586096"/>
          <w:bookmarkStart w:id="2736" w:name="_Toc138586677"/>
          <w:bookmarkStart w:id="2737" w:name="_Toc138586847"/>
          <w:bookmarkStart w:id="2738" w:name="_Toc138586421"/>
          <w:bookmarkStart w:id="2739" w:name="_Toc138588496"/>
          <w:bookmarkStart w:id="2740" w:name="_Toc138587193"/>
          <w:bookmarkEnd w:id="2729"/>
          <w:bookmarkEnd w:id="2730"/>
          <w:bookmarkEnd w:id="2731"/>
          <w:bookmarkEnd w:id="2732"/>
          <w:bookmarkEnd w:id="2733"/>
          <w:bookmarkEnd w:id="2734"/>
          <w:bookmarkEnd w:id="2735"/>
          <w:bookmarkEnd w:id="2736"/>
          <w:bookmarkEnd w:id="2737"/>
          <w:bookmarkEnd w:id="2738"/>
          <w:bookmarkEnd w:id="2739"/>
          <w:bookmarkEnd w:id="2740"/>
        </w:del>
      </w:ins>
    </w:p>
    <w:p w14:paraId="583370CF" w14:textId="77777777" w:rsidR="00501C7E" w:rsidRDefault="00000000" w:rsidP="00501C7E">
      <w:pPr>
        <w:pStyle w:val="Heading2"/>
        <w:numPr>
          <w:ilvl w:val="255"/>
          <w:numId w:val="0"/>
        </w:numPr>
        <w:rPr>
          <w:del w:id="2741" w:author="Lưu Gia Huy" w:date="2023-06-23T09:18:00Z"/>
          <w:rFonts w:ascii="Times New Roman" w:hAnsi="Times New Roman" w:cs="Times New Roman"/>
          <w:lang w:val="en-US"/>
        </w:rPr>
        <w:pPrChange w:id="2742" w:author="Lưu Gia Huy" w:date="2023-06-25T12:00:00Z">
          <w:pPr>
            <w:pStyle w:val="Heading2"/>
          </w:pPr>
        </w:pPrChange>
      </w:pPr>
      <w:ins w:id="2743" w:author="Lưu Gia Huy" w:date="2023-06-22T21:26:00Z">
        <w:del w:id="2744" w:author="Lưu Gia Huy" w:date="2023-06-23T09:18:00Z">
          <w:r>
            <w:rPr>
              <w:rFonts w:ascii="Times New Roman" w:hAnsi="Times New Roman" w:cs="Times New Roman"/>
            </w:rPr>
            <w:delText>Scheme</w:delText>
          </w:r>
        </w:del>
      </w:ins>
      <w:del w:id="2745" w:author="Lưu Gia Huy" w:date="2023-06-23T09:18:00Z">
        <w:r>
          <w:rPr>
            <w:rFonts w:ascii="Times New Roman" w:hAnsi="Times New Roman" w:cs="Times New Roman"/>
            <w:lang w:val="en-US"/>
          </w:rPr>
          <w:delText>Chủ đề cấp độ 2</w:delText>
        </w:r>
        <w:bookmarkStart w:id="2746" w:name="_Toc138586678"/>
        <w:bookmarkStart w:id="2747" w:name="_Toc138586242"/>
        <w:bookmarkStart w:id="2748" w:name="_Toc138586097"/>
        <w:bookmarkStart w:id="2749" w:name="_Toc138586508"/>
        <w:bookmarkStart w:id="2750" w:name="_Toc138586422"/>
        <w:bookmarkStart w:id="2751" w:name="_Toc138586593"/>
        <w:bookmarkStart w:id="2752" w:name="_Toc138585281"/>
        <w:bookmarkStart w:id="2753" w:name="_Toc138588497"/>
        <w:bookmarkStart w:id="2754" w:name="_Toc138586848"/>
        <w:bookmarkStart w:id="2755" w:name="_Toc138587194"/>
        <w:bookmarkStart w:id="2756" w:name="_Toc138586763"/>
        <w:bookmarkStart w:id="2757" w:name="_Toc138586335"/>
        <w:bookmarkEnd w:id="2726"/>
        <w:bookmarkEnd w:id="2746"/>
        <w:bookmarkEnd w:id="2747"/>
        <w:bookmarkEnd w:id="2748"/>
        <w:bookmarkEnd w:id="2749"/>
        <w:bookmarkEnd w:id="2750"/>
        <w:bookmarkEnd w:id="2751"/>
        <w:bookmarkEnd w:id="2752"/>
        <w:bookmarkEnd w:id="2753"/>
        <w:bookmarkEnd w:id="2754"/>
        <w:bookmarkEnd w:id="2755"/>
        <w:bookmarkEnd w:id="2756"/>
        <w:bookmarkEnd w:id="2757"/>
      </w:del>
    </w:p>
    <w:p w14:paraId="487B99AE" w14:textId="77777777" w:rsidR="00501C7E" w:rsidRDefault="00000000">
      <w:pPr>
        <w:rPr>
          <w:del w:id="2758" w:author="Lưu Gia Huy" w:date="2023-06-23T09:18:00Z"/>
          <w:rFonts w:ascii="Times New Roman" w:hAnsi="Times New Roman" w:cs="Times New Roman"/>
          <w:szCs w:val="26"/>
          <w:lang w:val="en-US"/>
        </w:rPr>
      </w:pPr>
      <w:del w:id="2759" w:author="Lưu Gia Huy" w:date="2023-06-23T09:18:00Z">
        <w:r>
          <w:rPr>
            <w:rFonts w:ascii="Times New Roman" w:hAnsi="Times New Roman" w:cs="Times New Roman"/>
            <w:szCs w:val="26"/>
            <w:lang w:val="en-US"/>
          </w:rPr>
          <w:delText>Nội dung …………………</w:delText>
        </w:r>
        <w:bookmarkStart w:id="2760" w:name="_Toc138586336"/>
        <w:bookmarkStart w:id="2761" w:name="_Toc138586594"/>
        <w:bookmarkStart w:id="2762" w:name="_Toc138588498"/>
        <w:bookmarkStart w:id="2763" w:name="_Toc138586243"/>
        <w:bookmarkStart w:id="2764" w:name="_Toc138586509"/>
        <w:bookmarkStart w:id="2765" w:name="_Toc138585282"/>
        <w:bookmarkStart w:id="2766" w:name="_Toc138586098"/>
        <w:bookmarkStart w:id="2767" w:name="_Toc138586764"/>
        <w:bookmarkStart w:id="2768" w:name="_Toc138586679"/>
        <w:bookmarkStart w:id="2769" w:name="_Toc138586423"/>
        <w:bookmarkStart w:id="2770" w:name="_Toc138586849"/>
        <w:bookmarkStart w:id="2771" w:name="_Toc138587195"/>
        <w:bookmarkEnd w:id="2760"/>
        <w:bookmarkEnd w:id="2761"/>
        <w:bookmarkEnd w:id="2762"/>
        <w:bookmarkEnd w:id="2763"/>
        <w:bookmarkEnd w:id="2764"/>
        <w:bookmarkEnd w:id="2765"/>
        <w:bookmarkEnd w:id="2766"/>
        <w:bookmarkEnd w:id="2767"/>
        <w:bookmarkEnd w:id="2768"/>
        <w:bookmarkEnd w:id="2769"/>
        <w:bookmarkEnd w:id="2770"/>
        <w:bookmarkEnd w:id="2771"/>
      </w:del>
    </w:p>
    <w:p w14:paraId="48C371F1" w14:textId="77777777" w:rsidR="00501C7E" w:rsidRDefault="00000000">
      <w:pPr>
        <w:rPr>
          <w:del w:id="2772" w:author="Lưu Gia Huy" w:date="2023-06-23T09:18:00Z"/>
          <w:rFonts w:ascii="Times New Roman" w:hAnsi="Times New Roman" w:cs="Times New Roman"/>
          <w:szCs w:val="26"/>
          <w:lang w:val="en-US"/>
        </w:rPr>
      </w:pPr>
      <w:del w:id="2773" w:author="Lưu Gia Huy" w:date="2023-06-23T09:18:00Z">
        <w:r>
          <w:rPr>
            <w:rFonts w:ascii="Times New Roman" w:hAnsi="Times New Roman" w:cs="Times New Roman"/>
            <w:szCs w:val="26"/>
            <w:lang w:val="en-US"/>
          </w:rPr>
          <w:delText>Nội dung………………….</w:delText>
        </w:r>
        <w:bookmarkStart w:id="2774" w:name="_Toc138586680"/>
        <w:bookmarkStart w:id="2775" w:name="_Toc138586244"/>
        <w:bookmarkStart w:id="2776" w:name="_Toc138586424"/>
        <w:bookmarkStart w:id="2777" w:name="_Toc138586850"/>
        <w:bookmarkStart w:id="2778" w:name="_Toc138587196"/>
        <w:bookmarkStart w:id="2779" w:name="_Toc138588499"/>
        <w:bookmarkStart w:id="2780" w:name="_Toc138585283"/>
        <w:bookmarkStart w:id="2781" w:name="_Toc138586595"/>
        <w:bookmarkStart w:id="2782" w:name="_Toc138586510"/>
        <w:bookmarkStart w:id="2783" w:name="_Toc138586765"/>
        <w:bookmarkStart w:id="2784" w:name="_Toc138586337"/>
        <w:bookmarkStart w:id="2785" w:name="_Toc138586099"/>
        <w:bookmarkEnd w:id="2774"/>
        <w:bookmarkEnd w:id="2775"/>
        <w:bookmarkEnd w:id="2776"/>
        <w:bookmarkEnd w:id="2777"/>
        <w:bookmarkEnd w:id="2778"/>
        <w:bookmarkEnd w:id="2779"/>
        <w:bookmarkEnd w:id="2780"/>
        <w:bookmarkEnd w:id="2781"/>
        <w:bookmarkEnd w:id="2782"/>
        <w:bookmarkEnd w:id="2783"/>
        <w:bookmarkEnd w:id="2784"/>
        <w:bookmarkEnd w:id="2785"/>
      </w:del>
    </w:p>
    <w:p w14:paraId="0CF6FA34" w14:textId="77777777" w:rsidR="00501C7E" w:rsidRDefault="00000000" w:rsidP="00501C7E">
      <w:pPr>
        <w:pStyle w:val="Heading3"/>
        <w:numPr>
          <w:ilvl w:val="255"/>
          <w:numId w:val="0"/>
        </w:numPr>
        <w:rPr>
          <w:ins w:id="2786" w:author="Lưu Gia Huy" w:date="2023-06-22T21:26:00Z"/>
          <w:del w:id="2787" w:author="Lưu Gia Huy" w:date="2023-06-23T09:18:00Z"/>
          <w:rFonts w:ascii="Times New Roman" w:hAnsi="Times New Roman" w:cs="Times New Roman"/>
          <w:lang w:val="en-US"/>
        </w:rPr>
        <w:pPrChange w:id="2788" w:author="Lưu Gia Huy" w:date="2023-06-25T12:00:00Z">
          <w:pPr>
            <w:pStyle w:val="Heading3"/>
          </w:pPr>
        </w:pPrChange>
      </w:pPr>
      <w:bookmarkStart w:id="2789" w:name="_Toc367742509"/>
      <w:ins w:id="2790" w:author="Lưu Gia Huy" w:date="2023-06-22T21:26:00Z">
        <w:del w:id="2791" w:author="Lưu Gia Huy" w:date="2023-06-23T09:18:00Z">
          <w:r>
            <w:rPr>
              <w:rFonts w:ascii="Times New Roman" w:hAnsi="Times New Roman" w:cs="Times New Roman"/>
            </w:rPr>
            <w:delText>CKKS scheme</w:delText>
          </w:r>
          <w:bookmarkStart w:id="2792" w:name="_Toc138586425"/>
          <w:bookmarkStart w:id="2793" w:name="_Toc138586851"/>
          <w:bookmarkStart w:id="2794" w:name="_Toc138586511"/>
          <w:bookmarkStart w:id="2795" w:name="_Toc138586338"/>
          <w:bookmarkStart w:id="2796" w:name="_Toc138586245"/>
          <w:bookmarkStart w:id="2797" w:name="_Toc138585284"/>
          <w:bookmarkStart w:id="2798" w:name="_Toc138587197"/>
          <w:bookmarkStart w:id="2799" w:name="_Toc138588500"/>
          <w:bookmarkStart w:id="2800" w:name="_Toc138586100"/>
          <w:bookmarkStart w:id="2801" w:name="_Toc138586681"/>
          <w:bookmarkStart w:id="2802" w:name="_Toc138586766"/>
          <w:bookmarkStart w:id="2803" w:name="_Toc138586596"/>
          <w:bookmarkEnd w:id="2792"/>
          <w:bookmarkEnd w:id="2793"/>
          <w:bookmarkEnd w:id="2794"/>
          <w:bookmarkEnd w:id="2795"/>
          <w:bookmarkEnd w:id="2796"/>
          <w:bookmarkEnd w:id="2797"/>
          <w:bookmarkEnd w:id="2798"/>
          <w:bookmarkEnd w:id="2799"/>
          <w:bookmarkEnd w:id="2800"/>
          <w:bookmarkEnd w:id="2801"/>
          <w:bookmarkEnd w:id="2802"/>
          <w:bookmarkEnd w:id="2803"/>
        </w:del>
      </w:ins>
    </w:p>
    <w:p w14:paraId="79E95396" w14:textId="77777777" w:rsidR="00501C7E" w:rsidRDefault="00000000" w:rsidP="00501C7E">
      <w:pPr>
        <w:pStyle w:val="Heading3"/>
        <w:numPr>
          <w:ilvl w:val="255"/>
          <w:numId w:val="0"/>
        </w:numPr>
        <w:rPr>
          <w:del w:id="2804" w:author="Lưu Gia Huy" w:date="2023-06-23T09:18:00Z"/>
          <w:rFonts w:ascii="Times New Roman" w:hAnsi="Times New Roman" w:cs="Times New Roman"/>
          <w:lang w:val="en-US"/>
        </w:rPr>
        <w:pPrChange w:id="2805" w:author="Lưu Gia Huy" w:date="2023-06-25T12:00:00Z">
          <w:pPr>
            <w:pStyle w:val="Heading3"/>
          </w:pPr>
        </w:pPrChange>
      </w:pPr>
      <w:ins w:id="2806" w:author="Lưu Gia Huy" w:date="2023-06-22T21:26:00Z">
        <w:del w:id="2807" w:author="Lưu Gia Huy" w:date="2023-06-23T09:18:00Z">
          <w:r>
            <w:rPr>
              <w:rFonts w:ascii="Times New Roman" w:hAnsi="Times New Roman" w:cs="Times New Roman"/>
            </w:rPr>
            <w:delText>BGV scheme</w:delText>
          </w:r>
        </w:del>
      </w:ins>
      <w:del w:id="2808" w:author="Lưu Gia Huy" w:date="2023-06-23T09:18:00Z">
        <w:r>
          <w:rPr>
            <w:rFonts w:ascii="Times New Roman" w:hAnsi="Times New Roman" w:cs="Times New Roman"/>
            <w:lang w:val="en-US"/>
          </w:rPr>
          <w:delText>Chủ đề cấp độ 3</w:delText>
        </w:r>
        <w:bookmarkStart w:id="2809" w:name="_Toc138586852"/>
        <w:bookmarkStart w:id="2810" w:name="_Toc138587198"/>
        <w:bookmarkStart w:id="2811" w:name="_Toc138586426"/>
        <w:bookmarkStart w:id="2812" w:name="_Toc138586597"/>
        <w:bookmarkStart w:id="2813" w:name="_Toc138586512"/>
        <w:bookmarkStart w:id="2814" w:name="_Toc138586101"/>
        <w:bookmarkStart w:id="2815" w:name="_Toc138586339"/>
        <w:bookmarkStart w:id="2816" w:name="_Toc138586246"/>
        <w:bookmarkStart w:id="2817" w:name="_Toc138585285"/>
        <w:bookmarkStart w:id="2818" w:name="_Toc138586682"/>
        <w:bookmarkStart w:id="2819" w:name="_Toc138586767"/>
        <w:bookmarkStart w:id="2820" w:name="_Toc138588501"/>
        <w:bookmarkEnd w:id="2789"/>
        <w:bookmarkEnd w:id="2809"/>
        <w:bookmarkEnd w:id="2810"/>
        <w:bookmarkEnd w:id="2811"/>
        <w:bookmarkEnd w:id="2812"/>
        <w:bookmarkEnd w:id="2813"/>
        <w:bookmarkEnd w:id="2814"/>
        <w:bookmarkEnd w:id="2815"/>
        <w:bookmarkEnd w:id="2816"/>
        <w:bookmarkEnd w:id="2817"/>
        <w:bookmarkEnd w:id="2818"/>
        <w:bookmarkEnd w:id="2819"/>
        <w:bookmarkEnd w:id="2820"/>
      </w:del>
    </w:p>
    <w:p w14:paraId="07389243" w14:textId="77777777" w:rsidR="00501C7E" w:rsidRDefault="00000000" w:rsidP="00501C7E">
      <w:pPr>
        <w:pStyle w:val="Heading4"/>
        <w:numPr>
          <w:ilvl w:val="255"/>
          <w:numId w:val="0"/>
        </w:numPr>
        <w:rPr>
          <w:del w:id="2821" w:author="Lưu Gia Huy" w:date="2023-06-23T09:18:00Z"/>
          <w:rFonts w:ascii="Times New Roman" w:hAnsi="Times New Roman" w:cs="Times New Roman"/>
          <w:lang w:val="en-US"/>
        </w:rPr>
        <w:pPrChange w:id="2822" w:author="Lưu Gia Huy" w:date="2023-06-25T12:00:00Z">
          <w:pPr>
            <w:pStyle w:val="Heading4"/>
          </w:pPr>
        </w:pPrChange>
      </w:pPr>
      <w:bookmarkStart w:id="2823" w:name="_Toc367742510"/>
      <w:del w:id="2824" w:author="Lưu Gia Huy" w:date="2023-06-23T09:18:00Z">
        <w:r>
          <w:rPr>
            <w:rFonts w:ascii="Times New Roman" w:hAnsi="Times New Roman" w:cs="Times New Roman"/>
            <w:lang w:val="en-US"/>
          </w:rPr>
          <w:delText>Chủ đề cấp độ 4</w:delText>
        </w:r>
        <w:bookmarkStart w:id="2825" w:name="_Toc138586247"/>
        <w:bookmarkStart w:id="2826" w:name="_Toc138586683"/>
        <w:bookmarkStart w:id="2827" w:name="_Toc138585286"/>
        <w:bookmarkStart w:id="2828" w:name="_Toc138586513"/>
        <w:bookmarkStart w:id="2829" w:name="_Toc138586853"/>
        <w:bookmarkStart w:id="2830" w:name="_Toc138586340"/>
        <w:bookmarkStart w:id="2831" w:name="_Toc138586102"/>
        <w:bookmarkStart w:id="2832" w:name="_Toc138586598"/>
        <w:bookmarkStart w:id="2833" w:name="_Toc138587199"/>
        <w:bookmarkStart w:id="2834" w:name="_Toc138586768"/>
        <w:bookmarkStart w:id="2835" w:name="_Toc138586427"/>
        <w:bookmarkStart w:id="2836" w:name="_Toc138588502"/>
        <w:bookmarkEnd w:id="2823"/>
        <w:bookmarkEnd w:id="2825"/>
        <w:bookmarkEnd w:id="2826"/>
        <w:bookmarkEnd w:id="2827"/>
        <w:bookmarkEnd w:id="2828"/>
        <w:bookmarkEnd w:id="2829"/>
        <w:bookmarkEnd w:id="2830"/>
        <w:bookmarkEnd w:id="2831"/>
        <w:bookmarkEnd w:id="2832"/>
        <w:bookmarkEnd w:id="2833"/>
        <w:bookmarkEnd w:id="2834"/>
        <w:bookmarkEnd w:id="2835"/>
        <w:bookmarkEnd w:id="2836"/>
      </w:del>
    </w:p>
    <w:p w14:paraId="204FD60E" w14:textId="77777777" w:rsidR="00501C7E" w:rsidRDefault="00000000" w:rsidP="00501C7E">
      <w:pPr>
        <w:pStyle w:val="Heading2"/>
        <w:numPr>
          <w:ilvl w:val="255"/>
          <w:numId w:val="0"/>
        </w:numPr>
        <w:rPr>
          <w:ins w:id="2837" w:author="Lưu Gia Huy" w:date="2023-06-22T21:27:00Z"/>
          <w:del w:id="2838" w:author="Lưu Gia Huy" w:date="2023-06-23T09:18:00Z"/>
          <w:rFonts w:ascii="Times New Roman" w:hAnsi="Times New Roman" w:cs="Times New Roman"/>
          <w:lang w:val="en-US"/>
        </w:rPr>
        <w:pPrChange w:id="2839" w:author="Lưu Gia Huy" w:date="2023-06-25T12:00:00Z">
          <w:pPr>
            <w:pStyle w:val="Heading2"/>
          </w:pPr>
        </w:pPrChange>
      </w:pPr>
      <w:bookmarkStart w:id="2840" w:name="_Toc367742511"/>
      <w:del w:id="2841" w:author="Lưu Gia Huy" w:date="2023-06-23T09:18:00Z">
        <w:r>
          <w:rPr>
            <w:rFonts w:ascii="Times New Roman" w:hAnsi="Times New Roman" w:cs="Times New Roman"/>
            <w:lang w:val="en-US"/>
          </w:rPr>
          <w:delText>Chủ đề cấ</w:delText>
        </w:r>
      </w:del>
      <w:ins w:id="2842" w:author="Lưu Gia Huy" w:date="2023-06-22T21:27:00Z">
        <w:del w:id="2843" w:author="Lưu Gia Huy" w:date="2023-06-23T09:18:00Z">
          <w:r>
            <w:rPr>
              <w:rFonts w:ascii="Times New Roman" w:hAnsi="Times New Roman" w:cs="Times New Roman"/>
            </w:rPr>
            <w:delText>Model</w:delText>
          </w:r>
          <w:bookmarkStart w:id="2844" w:name="_Toc138586599"/>
          <w:bookmarkStart w:id="2845" w:name="_Toc138586248"/>
          <w:bookmarkStart w:id="2846" w:name="_Toc138586684"/>
          <w:bookmarkStart w:id="2847" w:name="_Toc138586428"/>
          <w:bookmarkStart w:id="2848" w:name="_Toc138586854"/>
          <w:bookmarkStart w:id="2849" w:name="_Toc138586341"/>
          <w:bookmarkStart w:id="2850" w:name="_Toc138586514"/>
          <w:bookmarkStart w:id="2851" w:name="_Toc138586103"/>
          <w:bookmarkStart w:id="2852" w:name="_Toc138585287"/>
          <w:bookmarkStart w:id="2853" w:name="_Toc138588503"/>
          <w:bookmarkStart w:id="2854" w:name="_Toc138586769"/>
          <w:bookmarkStart w:id="2855" w:name="_Toc138587200"/>
          <w:bookmarkEnd w:id="2844"/>
          <w:bookmarkEnd w:id="2845"/>
          <w:bookmarkEnd w:id="2846"/>
          <w:bookmarkEnd w:id="2847"/>
          <w:bookmarkEnd w:id="2848"/>
          <w:bookmarkEnd w:id="2849"/>
          <w:bookmarkEnd w:id="2850"/>
          <w:bookmarkEnd w:id="2851"/>
          <w:bookmarkEnd w:id="2852"/>
          <w:bookmarkEnd w:id="2853"/>
          <w:bookmarkEnd w:id="2854"/>
          <w:bookmarkEnd w:id="2855"/>
        </w:del>
      </w:ins>
    </w:p>
    <w:p w14:paraId="31D39607" w14:textId="77777777" w:rsidR="00501C7E" w:rsidRDefault="00000000" w:rsidP="00501C7E">
      <w:pPr>
        <w:pStyle w:val="Heading3"/>
        <w:numPr>
          <w:ilvl w:val="255"/>
          <w:numId w:val="0"/>
        </w:numPr>
        <w:rPr>
          <w:ins w:id="2856" w:author="Lưu Gia Huy" w:date="2023-06-22T21:27:00Z"/>
          <w:del w:id="2857" w:author="Lưu Gia Huy" w:date="2023-06-23T09:18:00Z"/>
          <w:rFonts w:ascii="Times New Roman" w:hAnsi="Times New Roman" w:cs="Times New Roman"/>
          <w:lang w:val="en-US"/>
        </w:rPr>
        <w:pPrChange w:id="2858" w:author="Lưu Gia Huy" w:date="2023-06-25T12:00:00Z">
          <w:pPr>
            <w:pStyle w:val="Heading2"/>
          </w:pPr>
        </w:pPrChange>
      </w:pPr>
      <w:ins w:id="2859" w:author="Lưu Gia Huy" w:date="2023-06-22T21:27:00Z">
        <w:del w:id="2860" w:author="Lưu Gia Huy" w:date="2023-06-23T09:18:00Z">
          <w:r>
            <w:rPr>
              <w:rFonts w:ascii="Times New Roman" w:hAnsi="Times New Roman" w:cs="Times New Roman"/>
              <w:b w:val="0"/>
              <w:bCs w:val="0"/>
            </w:rPr>
            <w:delText>Decision tree</w:delText>
          </w:r>
          <w:bookmarkStart w:id="2861" w:name="_Toc138586600"/>
          <w:bookmarkStart w:id="2862" w:name="_Toc138588504"/>
          <w:bookmarkStart w:id="2863" w:name="_Toc138586515"/>
          <w:bookmarkStart w:id="2864" w:name="_Toc138586855"/>
          <w:bookmarkStart w:id="2865" w:name="_Toc138585288"/>
          <w:bookmarkStart w:id="2866" w:name="_Toc138586770"/>
          <w:bookmarkStart w:id="2867" w:name="_Toc138587201"/>
          <w:bookmarkStart w:id="2868" w:name="_Toc138586249"/>
          <w:bookmarkStart w:id="2869" w:name="_Toc138586104"/>
          <w:bookmarkStart w:id="2870" w:name="_Toc138586685"/>
          <w:bookmarkStart w:id="2871" w:name="_Toc138586429"/>
          <w:bookmarkStart w:id="2872" w:name="_Toc138586342"/>
          <w:bookmarkEnd w:id="2861"/>
          <w:bookmarkEnd w:id="2862"/>
          <w:bookmarkEnd w:id="2863"/>
          <w:bookmarkEnd w:id="2864"/>
          <w:bookmarkEnd w:id="2865"/>
          <w:bookmarkEnd w:id="2866"/>
          <w:bookmarkEnd w:id="2867"/>
          <w:bookmarkEnd w:id="2868"/>
          <w:bookmarkEnd w:id="2869"/>
          <w:bookmarkEnd w:id="2870"/>
          <w:bookmarkEnd w:id="2871"/>
          <w:bookmarkEnd w:id="2872"/>
        </w:del>
      </w:ins>
    </w:p>
    <w:p w14:paraId="1D2F5433" w14:textId="77777777" w:rsidR="00501C7E" w:rsidRDefault="00000000" w:rsidP="00501C7E">
      <w:pPr>
        <w:pStyle w:val="Heading3"/>
        <w:numPr>
          <w:ilvl w:val="255"/>
          <w:numId w:val="0"/>
        </w:numPr>
        <w:ind w:left="1080"/>
        <w:rPr>
          <w:ins w:id="2873" w:author="Lưu Gia Huy" w:date="2023-06-22T21:29:00Z"/>
          <w:del w:id="2874" w:author="Lưu Gia Huy" w:date="2023-06-23T09:19:00Z"/>
          <w:rFonts w:ascii="Times New Roman" w:hAnsi="Times New Roman" w:cs="Times New Roman"/>
        </w:rPr>
        <w:pPrChange w:id="2875" w:author="Lưu Gia Huy" w:date="2023-06-25T12:00:00Z">
          <w:pPr>
            <w:pStyle w:val="Heading3"/>
            <w:ind w:left="987"/>
          </w:pPr>
        </w:pPrChange>
      </w:pPr>
      <w:ins w:id="2876" w:author="Lưu Gia Huy" w:date="2023-06-22T21:27:00Z">
        <w:del w:id="2877" w:author="Lưu Gia Huy" w:date="2023-06-23T09:18:00Z">
          <w:r>
            <w:rPr>
              <w:rFonts w:ascii="Times New Roman" w:hAnsi="Times New Roman" w:cs="Times New Roman"/>
              <w:b w:val="0"/>
              <w:bCs w:val="0"/>
            </w:rPr>
            <w:delText>Random forest</w:delText>
          </w:r>
        </w:del>
      </w:ins>
      <w:del w:id="2878" w:author="Lưu Gia Huy" w:date="2023-06-22T21:27:00Z">
        <w:r>
          <w:rPr>
            <w:rFonts w:ascii="Times New Roman" w:hAnsi="Times New Roman" w:cs="Times New Roman"/>
            <w:b w:val="0"/>
            <w:bCs w:val="0"/>
            <w:lang w:val="en-US"/>
          </w:rPr>
          <w:delText>p độ 2</w:delText>
        </w:r>
      </w:del>
      <w:bookmarkStart w:id="2879" w:name="_Toc138586250"/>
      <w:bookmarkStart w:id="2880" w:name="_Toc138586105"/>
      <w:bookmarkStart w:id="2881" w:name="_Toc138585289"/>
      <w:bookmarkStart w:id="2882" w:name="_Toc138588505"/>
      <w:bookmarkStart w:id="2883" w:name="_Toc138586856"/>
      <w:bookmarkStart w:id="2884" w:name="_Toc138586430"/>
      <w:bookmarkStart w:id="2885" w:name="_Toc138586516"/>
      <w:bookmarkStart w:id="2886" w:name="_Toc138586686"/>
      <w:bookmarkStart w:id="2887" w:name="_Toc138586771"/>
      <w:bookmarkStart w:id="2888" w:name="_Toc138587202"/>
      <w:bookmarkStart w:id="2889" w:name="_Toc138586601"/>
      <w:bookmarkStart w:id="2890" w:name="_Toc138586343"/>
      <w:bookmarkEnd w:id="2840"/>
      <w:bookmarkEnd w:id="2879"/>
      <w:bookmarkEnd w:id="2880"/>
      <w:bookmarkEnd w:id="2881"/>
      <w:bookmarkEnd w:id="2882"/>
      <w:bookmarkEnd w:id="2883"/>
      <w:bookmarkEnd w:id="2884"/>
      <w:bookmarkEnd w:id="2885"/>
      <w:bookmarkEnd w:id="2886"/>
      <w:bookmarkEnd w:id="2887"/>
      <w:bookmarkEnd w:id="2888"/>
      <w:bookmarkEnd w:id="2889"/>
      <w:bookmarkEnd w:id="2890"/>
    </w:p>
    <w:p w14:paraId="3BBDF135" w14:textId="77777777" w:rsidR="00501C7E" w:rsidRPr="00501C7E" w:rsidRDefault="00501C7E" w:rsidP="00501C7E">
      <w:pPr>
        <w:pStyle w:val="Heading3"/>
        <w:numPr>
          <w:ilvl w:val="2"/>
          <w:numId w:val="0"/>
        </w:numPr>
        <w:rPr>
          <w:ins w:id="2891" w:author="Lưu Gia Huy" w:date="2023-06-22T21:36:00Z"/>
          <w:del w:id="2892" w:author="Lưu Gia Huy" w:date="2023-06-23T09:19:00Z"/>
          <w:rFonts w:ascii="Times New Roman" w:hAnsi="Times New Roman" w:cs="Times New Roman"/>
          <w:rPrChange w:id="2893" w:author="Lưu Gia Huy" w:date="2023-06-25T11:57:00Z">
            <w:rPr>
              <w:ins w:id="2894" w:author="Lưu Gia Huy" w:date="2023-06-22T21:36:00Z"/>
              <w:del w:id="2895" w:author="Lưu Gia Huy" w:date="2023-06-23T09:19:00Z"/>
            </w:rPr>
          </w:rPrChange>
        </w:rPr>
        <w:pPrChange w:id="2896" w:author="Lưu Gia Huy" w:date="2023-06-25T12:00:00Z">
          <w:pPr/>
        </w:pPrChange>
      </w:pPr>
      <w:bookmarkStart w:id="2897" w:name="_Toc138586517"/>
      <w:bookmarkStart w:id="2898" w:name="_Toc138586251"/>
      <w:bookmarkStart w:id="2899" w:name="_Toc138585290"/>
      <w:bookmarkStart w:id="2900" w:name="_Toc138586344"/>
      <w:bookmarkStart w:id="2901" w:name="_Toc138588506"/>
      <w:bookmarkStart w:id="2902" w:name="_Toc138586602"/>
      <w:bookmarkStart w:id="2903" w:name="_Toc138586687"/>
      <w:bookmarkStart w:id="2904" w:name="_Toc138586857"/>
      <w:bookmarkStart w:id="2905" w:name="_Toc138586772"/>
      <w:bookmarkStart w:id="2906" w:name="_Toc138586106"/>
      <w:bookmarkStart w:id="2907" w:name="_Toc138587203"/>
      <w:bookmarkStart w:id="2908" w:name="_Toc138586431"/>
      <w:bookmarkEnd w:id="2897"/>
      <w:bookmarkEnd w:id="2898"/>
      <w:bookmarkEnd w:id="2899"/>
      <w:bookmarkEnd w:id="2900"/>
      <w:bookmarkEnd w:id="2901"/>
      <w:bookmarkEnd w:id="2902"/>
      <w:bookmarkEnd w:id="2903"/>
      <w:bookmarkEnd w:id="2904"/>
      <w:bookmarkEnd w:id="2905"/>
      <w:bookmarkEnd w:id="2906"/>
      <w:bookmarkEnd w:id="2907"/>
      <w:bookmarkEnd w:id="2908"/>
    </w:p>
    <w:p w14:paraId="00DB5F71" w14:textId="77777777" w:rsidR="00501C7E" w:rsidRPr="00501C7E" w:rsidRDefault="00501C7E" w:rsidP="00501C7E">
      <w:pPr>
        <w:pStyle w:val="Heading3"/>
        <w:numPr>
          <w:ilvl w:val="2"/>
          <w:numId w:val="0"/>
        </w:numPr>
        <w:rPr>
          <w:ins w:id="2909" w:author="Lưu Gia Huy" w:date="2023-06-22T21:36:00Z"/>
          <w:del w:id="2910" w:author="Lưu Gia Huy" w:date="2023-06-23T09:19:00Z"/>
          <w:rFonts w:ascii="Times New Roman" w:hAnsi="Times New Roman" w:cs="Times New Roman"/>
          <w:rPrChange w:id="2911" w:author="Lưu Gia Huy" w:date="2023-06-25T11:57:00Z">
            <w:rPr>
              <w:ins w:id="2912" w:author="Lưu Gia Huy" w:date="2023-06-22T21:36:00Z"/>
              <w:del w:id="2913" w:author="Lưu Gia Huy" w:date="2023-06-23T09:19:00Z"/>
            </w:rPr>
          </w:rPrChange>
        </w:rPr>
        <w:pPrChange w:id="2914" w:author="Lưu Gia Huy" w:date="2023-06-25T12:00:00Z">
          <w:pPr/>
        </w:pPrChange>
      </w:pPr>
      <w:bookmarkStart w:id="2915" w:name="_Toc138586107"/>
      <w:bookmarkStart w:id="2916" w:name="_Toc138588507"/>
      <w:bookmarkStart w:id="2917" w:name="_Toc138586252"/>
      <w:bookmarkStart w:id="2918" w:name="_Toc138585291"/>
      <w:bookmarkStart w:id="2919" w:name="_Toc138586432"/>
      <w:bookmarkStart w:id="2920" w:name="_Toc138586773"/>
      <w:bookmarkStart w:id="2921" w:name="_Toc138586858"/>
      <w:bookmarkStart w:id="2922" w:name="_Toc138587204"/>
      <w:bookmarkStart w:id="2923" w:name="_Toc138586603"/>
      <w:bookmarkStart w:id="2924" w:name="_Toc138586518"/>
      <w:bookmarkStart w:id="2925" w:name="_Toc138586345"/>
      <w:bookmarkStart w:id="2926" w:name="_Toc138586688"/>
      <w:bookmarkEnd w:id="2915"/>
      <w:bookmarkEnd w:id="2916"/>
      <w:bookmarkEnd w:id="2917"/>
      <w:bookmarkEnd w:id="2918"/>
      <w:bookmarkEnd w:id="2919"/>
      <w:bookmarkEnd w:id="2920"/>
      <w:bookmarkEnd w:id="2921"/>
      <w:bookmarkEnd w:id="2922"/>
      <w:bookmarkEnd w:id="2923"/>
      <w:bookmarkEnd w:id="2924"/>
      <w:bookmarkEnd w:id="2925"/>
      <w:bookmarkEnd w:id="2926"/>
    </w:p>
    <w:p w14:paraId="7AE915B7" w14:textId="77777777" w:rsidR="00501C7E" w:rsidRPr="00501C7E" w:rsidRDefault="00501C7E" w:rsidP="00501C7E">
      <w:pPr>
        <w:pStyle w:val="Heading3"/>
        <w:numPr>
          <w:ilvl w:val="2"/>
          <w:numId w:val="0"/>
        </w:numPr>
        <w:rPr>
          <w:ins w:id="2927" w:author="Lưu Gia Huy" w:date="2023-06-22T21:36:00Z"/>
          <w:del w:id="2928" w:author="Lưu Gia Huy" w:date="2023-06-23T09:19:00Z"/>
          <w:rFonts w:ascii="Times New Roman" w:hAnsi="Times New Roman" w:cs="Times New Roman"/>
          <w:rPrChange w:id="2929" w:author="Lưu Gia Huy" w:date="2023-06-25T11:57:00Z">
            <w:rPr>
              <w:ins w:id="2930" w:author="Lưu Gia Huy" w:date="2023-06-22T21:36:00Z"/>
              <w:del w:id="2931" w:author="Lưu Gia Huy" w:date="2023-06-23T09:19:00Z"/>
            </w:rPr>
          </w:rPrChange>
        </w:rPr>
        <w:pPrChange w:id="2932" w:author="Lưu Gia Huy" w:date="2023-06-25T12:00:00Z">
          <w:pPr/>
        </w:pPrChange>
      </w:pPr>
      <w:bookmarkStart w:id="2933" w:name="_Toc138586604"/>
      <w:bookmarkStart w:id="2934" w:name="_Toc138586774"/>
      <w:bookmarkStart w:id="2935" w:name="_Toc138585292"/>
      <w:bookmarkStart w:id="2936" w:name="_Toc138586346"/>
      <w:bookmarkStart w:id="2937" w:name="_Toc138587205"/>
      <w:bookmarkStart w:id="2938" w:name="_Toc138586253"/>
      <w:bookmarkStart w:id="2939" w:name="_Toc138586859"/>
      <w:bookmarkStart w:id="2940" w:name="_Toc138586519"/>
      <w:bookmarkStart w:id="2941" w:name="_Toc138586689"/>
      <w:bookmarkStart w:id="2942" w:name="_Toc138588508"/>
      <w:bookmarkStart w:id="2943" w:name="_Toc138586108"/>
      <w:bookmarkStart w:id="2944" w:name="_Toc138586433"/>
      <w:bookmarkEnd w:id="2933"/>
      <w:bookmarkEnd w:id="2934"/>
      <w:bookmarkEnd w:id="2935"/>
      <w:bookmarkEnd w:id="2936"/>
      <w:bookmarkEnd w:id="2937"/>
      <w:bookmarkEnd w:id="2938"/>
      <w:bookmarkEnd w:id="2939"/>
      <w:bookmarkEnd w:id="2940"/>
      <w:bookmarkEnd w:id="2941"/>
      <w:bookmarkEnd w:id="2942"/>
      <w:bookmarkEnd w:id="2943"/>
      <w:bookmarkEnd w:id="2944"/>
    </w:p>
    <w:p w14:paraId="5AF2F901" w14:textId="77777777" w:rsidR="00501C7E" w:rsidRPr="00501C7E" w:rsidRDefault="00501C7E" w:rsidP="00501C7E">
      <w:pPr>
        <w:pStyle w:val="Heading3"/>
        <w:numPr>
          <w:ilvl w:val="2"/>
          <w:numId w:val="0"/>
        </w:numPr>
        <w:rPr>
          <w:ins w:id="2945" w:author="Lưu Gia Huy" w:date="2023-06-22T21:36:00Z"/>
          <w:del w:id="2946" w:author="Lưu Gia Huy" w:date="2023-06-23T09:19:00Z"/>
          <w:rFonts w:ascii="Times New Roman" w:hAnsi="Times New Roman" w:cs="Times New Roman"/>
          <w:rPrChange w:id="2947" w:author="Lưu Gia Huy" w:date="2023-06-25T11:57:00Z">
            <w:rPr>
              <w:ins w:id="2948" w:author="Lưu Gia Huy" w:date="2023-06-22T21:36:00Z"/>
              <w:del w:id="2949" w:author="Lưu Gia Huy" w:date="2023-06-23T09:19:00Z"/>
            </w:rPr>
          </w:rPrChange>
        </w:rPr>
        <w:pPrChange w:id="2950" w:author="Lưu Gia Huy" w:date="2023-06-25T12:00:00Z">
          <w:pPr/>
        </w:pPrChange>
      </w:pPr>
      <w:bookmarkStart w:id="2951" w:name="_Toc138588509"/>
      <w:bookmarkStart w:id="2952" w:name="_Toc138586690"/>
      <w:bookmarkStart w:id="2953" w:name="_Toc138586775"/>
      <w:bookmarkStart w:id="2954" w:name="_Toc138586605"/>
      <w:bookmarkStart w:id="2955" w:name="_Toc138586520"/>
      <w:bookmarkStart w:id="2956" w:name="_Toc138586254"/>
      <w:bookmarkStart w:id="2957" w:name="_Toc138586860"/>
      <w:bookmarkStart w:id="2958" w:name="_Toc138586109"/>
      <w:bookmarkStart w:id="2959" w:name="_Toc138586347"/>
      <w:bookmarkStart w:id="2960" w:name="_Toc138587206"/>
      <w:bookmarkStart w:id="2961" w:name="_Toc138586434"/>
      <w:bookmarkStart w:id="2962" w:name="_Toc138585293"/>
      <w:bookmarkEnd w:id="2951"/>
      <w:bookmarkEnd w:id="2952"/>
      <w:bookmarkEnd w:id="2953"/>
      <w:bookmarkEnd w:id="2954"/>
      <w:bookmarkEnd w:id="2955"/>
      <w:bookmarkEnd w:id="2956"/>
      <w:bookmarkEnd w:id="2957"/>
      <w:bookmarkEnd w:id="2958"/>
      <w:bookmarkEnd w:id="2959"/>
      <w:bookmarkEnd w:id="2960"/>
      <w:bookmarkEnd w:id="2961"/>
      <w:bookmarkEnd w:id="2962"/>
    </w:p>
    <w:p w14:paraId="3647738E" w14:textId="77777777" w:rsidR="00501C7E" w:rsidRPr="00501C7E" w:rsidRDefault="00501C7E" w:rsidP="00501C7E">
      <w:pPr>
        <w:pStyle w:val="Heading3"/>
        <w:numPr>
          <w:ilvl w:val="2"/>
          <w:numId w:val="0"/>
        </w:numPr>
        <w:rPr>
          <w:ins w:id="2963" w:author="Lưu Gia Huy" w:date="2023-06-22T21:36:00Z"/>
          <w:del w:id="2964" w:author="Lưu Gia Huy" w:date="2023-06-23T09:19:00Z"/>
          <w:rFonts w:ascii="Times New Roman" w:hAnsi="Times New Roman" w:cs="Times New Roman"/>
          <w:rPrChange w:id="2965" w:author="Lưu Gia Huy" w:date="2023-06-25T11:57:00Z">
            <w:rPr>
              <w:ins w:id="2966" w:author="Lưu Gia Huy" w:date="2023-06-22T21:36:00Z"/>
              <w:del w:id="2967" w:author="Lưu Gia Huy" w:date="2023-06-23T09:19:00Z"/>
            </w:rPr>
          </w:rPrChange>
        </w:rPr>
        <w:pPrChange w:id="2968" w:author="Lưu Gia Huy" w:date="2023-06-25T12:00:00Z">
          <w:pPr/>
        </w:pPrChange>
      </w:pPr>
      <w:bookmarkStart w:id="2969" w:name="_Toc138586110"/>
      <w:bookmarkStart w:id="2970" w:name="_Toc138586255"/>
      <w:bookmarkStart w:id="2971" w:name="_Toc138585294"/>
      <w:bookmarkStart w:id="2972" w:name="_Toc138586606"/>
      <w:bookmarkStart w:id="2973" w:name="_Toc138588510"/>
      <w:bookmarkStart w:id="2974" w:name="_Toc138586776"/>
      <w:bookmarkStart w:id="2975" w:name="_Toc138586521"/>
      <w:bookmarkStart w:id="2976" w:name="_Toc138586435"/>
      <w:bookmarkStart w:id="2977" w:name="_Toc138586691"/>
      <w:bookmarkStart w:id="2978" w:name="_Toc138586861"/>
      <w:bookmarkStart w:id="2979" w:name="_Toc138586348"/>
      <w:bookmarkStart w:id="2980" w:name="_Toc138587207"/>
      <w:bookmarkEnd w:id="2969"/>
      <w:bookmarkEnd w:id="2970"/>
      <w:bookmarkEnd w:id="2971"/>
      <w:bookmarkEnd w:id="2972"/>
      <w:bookmarkEnd w:id="2973"/>
      <w:bookmarkEnd w:id="2974"/>
      <w:bookmarkEnd w:id="2975"/>
      <w:bookmarkEnd w:id="2976"/>
      <w:bookmarkEnd w:id="2977"/>
      <w:bookmarkEnd w:id="2978"/>
      <w:bookmarkEnd w:id="2979"/>
      <w:bookmarkEnd w:id="2980"/>
    </w:p>
    <w:p w14:paraId="6E28E068" w14:textId="77777777" w:rsidR="00501C7E" w:rsidRPr="00501C7E" w:rsidRDefault="00501C7E" w:rsidP="00501C7E">
      <w:pPr>
        <w:pStyle w:val="Heading3"/>
        <w:numPr>
          <w:ilvl w:val="2"/>
          <w:numId w:val="0"/>
        </w:numPr>
        <w:rPr>
          <w:ins w:id="2981" w:author="Lưu Gia Huy" w:date="2023-06-22T21:36:00Z"/>
          <w:del w:id="2982" w:author="Lưu Gia Huy" w:date="2023-06-23T09:19:00Z"/>
          <w:rFonts w:ascii="Times New Roman" w:hAnsi="Times New Roman" w:cs="Times New Roman"/>
          <w:rPrChange w:id="2983" w:author="Lưu Gia Huy" w:date="2023-06-25T11:57:00Z">
            <w:rPr>
              <w:ins w:id="2984" w:author="Lưu Gia Huy" w:date="2023-06-22T21:36:00Z"/>
              <w:del w:id="2985" w:author="Lưu Gia Huy" w:date="2023-06-23T09:19:00Z"/>
            </w:rPr>
          </w:rPrChange>
        </w:rPr>
        <w:pPrChange w:id="2986" w:author="Lưu Gia Huy" w:date="2023-06-25T12:00:00Z">
          <w:pPr/>
        </w:pPrChange>
      </w:pPr>
      <w:bookmarkStart w:id="2987" w:name="_Toc138586256"/>
      <w:bookmarkStart w:id="2988" w:name="_Toc138586777"/>
      <w:bookmarkStart w:id="2989" w:name="_Toc138587208"/>
      <w:bookmarkStart w:id="2990" w:name="_Toc138586862"/>
      <w:bookmarkStart w:id="2991" w:name="_Toc138586522"/>
      <w:bookmarkStart w:id="2992" w:name="_Toc138586111"/>
      <w:bookmarkStart w:id="2993" w:name="_Toc138588511"/>
      <w:bookmarkStart w:id="2994" w:name="_Toc138586692"/>
      <w:bookmarkStart w:id="2995" w:name="_Toc138586436"/>
      <w:bookmarkStart w:id="2996" w:name="_Toc138586607"/>
      <w:bookmarkStart w:id="2997" w:name="_Toc138585295"/>
      <w:bookmarkStart w:id="2998" w:name="_Toc138586349"/>
      <w:bookmarkEnd w:id="2987"/>
      <w:bookmarkEnd w:id="2988"/>
      <w:bookmarkEnd w:id="2989"/>
      <w:bookmarkEnd w:id="2990"/>
      <w:bookmarkEnd w:id="2991"/>
      <w:bookmarkEnd w:id="2992"/>
      <w:bookmarkEnd w:id="2993"/>
      <w:bookmarkEnd w:id="2994"/>
      <w:bookmarkEnd w:id="2995"/>
      <w:bookmarkEnd w:id="2996"/>
      <w:bookmarkEnd w:id="2997"/>
      <w:bookmarkEnd w:id="2998"/>
    </w:p>
    <w:p w14:paraId="3135DD1C" w14:textId="77777777" w:rsidR="00501C7E" w:rsidRPr="00501C7E" w:rsidRDefault="00501C7E" w:rsidP="00501C7E">
      <w:pPr>
        <w:pStyle w:val="Heading3"/>
        <w:numPr>
          <w:ilvl w:val="2"/>
          <w:numId w:val="0"/>
        </w:numPr>
        <w:rPr>
          <w:ins w:id="2999" w:author="Lưu Gia Huy" w:date="2023-06-22T21:36:00Z"/>
          <w:del w:id="3000" w:author="Lưu Gia Huy" w:date="2023-06-23T09:19:00Z"/>
          <w:rFonts w:ascii="Times New Roman" w:hAnsi="Times New Roman" w:cs="Times New Roman"/>
          <w:rPrChange w:id="3001" w:author="Lưu Gia Huy" w:date="2023-06-25T11:57:00Z">
            <w:rPr>
              <w:ins w:id="3002" w:author="Lưu Gia Huy" w:date="2023-06-22T21:36:00Z"/>
              <w:del w:id="3003" w:author="Lưu Gia Huy" w:date="2023-06-23T09:19:00Z"/>
            </w:rPr>
          </w:rPrChange>
        </w:rPr>
        <w:pPrChange w:id="3004" w:author="Lưu Gia Huy" w:date="2023-06-25T12:00:00Z">
          <w:pPr/>
        </w:pPrChange>
      </w:pPr>
      <w:bookmarkStart w:id="3005" w:name="_Toc138587209"/>
      <w:bookmarkStart w:id="3006" w:name="_Toc138586257"/>
      <w:bookmarkStart w:id="3007" w:name="_Toc138586608"/>
      <w:bookmarkStart w:id="3008" w:name="_Toc138585296"/>
      <w:bookmarkStart w:id="3009" w:name="_Toc138588512"/>
      <w:bookmarkStart w:id="3010" w:name="_Toc138586523"/>
      <w:bookmarkStart w:id="3011" w:name="_Toc138586112"/>
      <w:bookmarkStart w:id="3012" w:name="_Toc138586693"/>
      <w:bookmarkStart w:id="3013" w:name="_Toc138586437"/>
      <w:bookmarkStart w:id="3014" w:name="_Toc138586350"/>
      <w:bookmarkStart w:id="3015" w:name="_Toc138586778"/>
      <w:bookmarkStart w:id="3016" w:name="_Toc138586863"/>
      <w:bookmarkEnd w:id="3005"/>
      <w:bookmarkEnd w:id="3006"/>
      <w:bookmarkEnd w:id="3007"/>
      <w:bookmarkEnd w:id="3008"/>
      <w:bookmarkEnd w:id="3009"/>
      <w:bookmarkEnd w:id="3010"/>
      <w:bookmarkEnd w:id="3011"/>
      <w:bookmarkEnd w:id="3012"/>
      <w:bookmarkEnd w:id="3013"/>
      <w:bookmarkEnd w:id="3014"/>
      <w:bookmarkEnd w:id="3015"/>
      <w:bookmarkEnd w:id="3016"/>
    </w:p>
    <w:p w14:paraId="7A70413A" w14:textId="77777777" w:rsidR="00501C7E" w:rsidRPr="00501C7E" w:rsidRDefault="00501C7E" w:rsidP="00501C7E">
      <w:pPr>
        <w:pStyle w:val="Heading3"/>
        <w:numPr>
          <w:ilvl w:val="2"/>
          <w:numId w:val="0"/>
        </w:numPr>
        <w:rPr>
          <w:ins w:id="3017" w:author="Lưu Gia Huy" w:date="2023-06-22T21:36:00Z"/>
          <w:del w:id="3018" w:author="Lưu Gia Huy" w:date="2023-06-23T09:19:00Z"/>
          <w:rFonts w:ascii="Times New Roman" w:hAnsi="Times New Roman" w:cs="Times New Roman"/>
          <w:rPrChange w:id="3019" w:author="Lưu Gia Huy" w:date="2023-06-25T11:57:00Z">
            <w:rPr>
              <w:ins w:id="3020" w:author="Lưu Gia Huy" w:date="2023-06-22T21:36:00Z"/>
              <w:del w:id="3021" w:author="Lưu Gia Huy" w:date="2023-06-23T09:19:00Z"/>
            </w:rPr>
          </w:rPrChange>
        </w:rPr>
        <w:pPrChange w:id="3022" w:author="Lưu Gia Huy" w:date="2023-06-25T12:00:00Z">
          <w:pPr/>
        </w:pPrChange>
      </w:pPr>
      <w:bookmarkStart w:id="3023" w:name="_Toc138585297"/>
      <w:bookmarkStart w:id="3024" w:name="_Toc138587210"/>
      <w:bookmarkStart w:id="3025" w:name="_Toc138586113"/>
      <w:bookmarkStart w:id="3026" w:name="_Toc138588513"/>
      <w:bookmarkStart w:id="3027" w:name="_Toc138586351"/>
      <w:bookmarkStart w:id="3028" w:name="_Toc138586864"/>
      <w:bookmarkStart w:id="3029" w:name="_Toc138586694"/>
      <w:bookmarkStart w:id="3030" w:name="_Toc138586779"/>
      <w:bookmarkStart w:id="3031" w:name="_Toc138586524"/>
      <w:bookmarkStart w:id="3032" w:name="_Toc138586258"/>
      <w:bookmarkStart w:id="3033" w:name="_Toc138586438"/>
      <w:bookmarkStart w:id="3034" w:name="_Toc138586609"/>
      <w:bookmarkEnd w:id="3023"/>
      <w:bookmarkEnd w:id="3024"/>
      <w:bookmarkEnd w:id="3025"/>
      <w:bookmarkEnd w:id="3026"/>
      <w:bookmarkEnd w:id="3027"/>
      <w:bookmarkEnd w:id="3028"/>
      <w:bookmarkEnd w:id="3029"/>
      <w:bookmarkEnd w:id="3030"/>
      <w:bookmarkEnd w:id="3031"/>
      <w:bookmarkEnd w:id="3032"/>
      <w:bookmarkEnd w:id="3033"/>
      <w:bookmarkEnd w:id="3034"/>
    </w:p>
    <w:p w14:paraId="3F8347E7" w14:textId="77777777" w:rsidR="00501C7E" w:rsidRPr="00501C7E" w:rsidRDefault="00501C7E" w:rsidP="00501C7E">
      <w:pPr>
        <w:pStyle w:val="Heading3"/>
        <w:numPr>
          <w:ilvl w:val="2"/>
          <w:numId w:val="0"/>
        </w:numPr>
        <w:rPr>
          <w:ins w:id="3035" w:author="Lưu Gia Huy" w:date="2023-06-22T21:36:00Z"/>
          <w:del w:id="3036" w:author="Lưu Gia Huy" w:date="2023-06-23T20:50:00Z"/>
          <w:rFonts w:ascii="Times New Roman" w:hAnsi="Times New Roman" w:cs="Times New Roman"/>
          <w:rPrChange w:id="3037" w:author="Lưu Gia Huy" w:date="2023-06-25T11:57:00Z">
            <w:rPr>
              <w:ins w:id="3038" w:author="Lưu Gia Huy" w:date="2023-06-22T21:36:00Z"/>
              <w:del w:id="3039" w:author="Lưu Gia Huy" w:date="2023-06-23T20:50:00Z"/>
            </w:rPr>
          </w:rPrChange>
        </w:rPr>
        <w:pPrChange w:id="3040" w:author="Lưu Gia Huy" w:date="2023-06-25T12:00:00Z">
          <w:pPr/>
        </w:pPrChange>
      </w:pPr>
      <w:bookmarkStart w:id="3041" w:name="_Toc138586610"/>
      <w:bookmarkStart w:id="3042" w:name="_Toc138586352"/>
      <w:bookmarkStart w:id="3043" w:name="_Toc138585298"/>
      <w:bookmarkStart w:id="3044" w:name="_Toc138586114"/>
      <w:bookmarkStart w:id="3045" w:name="_Toc138586259"/>
      <w:bookmarkStart w:id="3046" w:name="_Toc138586439"/>
      <w:bookmarkStart w:id="3047" w:name="_Toc138586865"/>
      <w:bookmarkStart w:id="3048" w:name="_Toc138587211"/>
      <w:bookmarkStart w:id="3049" w:name="_Toc138586525"/>
      <w:bookmarkStart w:id="3050" w:name="_Toc138586695"/>
      <w:bookmarkStart w:id="3051" w:name="_Toc138586780"/>
      <w:bookmarkStart w:id="3052" w:name="_Toc138588514"/>
      <w:bookmarkEnd w:id="3041"/>
      <w:bookmarkEnd w:id="3042"/>
      <w:bookmarkEnd w:id="3043"/>
      <w:bookmarkEnd w:id="3044"/>
      <w:bookmarkEnd w:id="3045"/>
      <w:bookmarkEnd w:id="3046"/>
      <w:bookmarkEnd w:id="3047"/>
      <w:bookmarkEnd w:id="3048"/>
      <w:bookmarkEnd w:id="3049"/>
      <w:bookmarkEnd w:id="3050"/>
      <w:bookmarkEnd w:id="3051"/>
      <w:bookmarkEnd w:id="3052"/>
    </w:p>
    <w:p w14:paraId="2A6A503F" w14:textId="77777777" w:rsidR="00501C7E" w:rsidRDefault="00501C7E">
      <w:pPr>
        <w:numPr>
          <w:ins w:id="3053" w:author="Lưu Gia Huy" w:date="1900-01-01T00:00:00Z"/>
        </w:numPr>
        <w:rPr>
          <w:ins w:id="3054" w:author="Lưu Gia Huy" w:date="2023-06-22T21:29:00Z"/>
          <w:del w:id="3055" w:author="Lưu Gia Huy" w:date="2023-06-23T20:50:00Z"/>
          <w:rFonts w:ascii="Times New Roman" w:hAnsi="Times New Roman" w:cs="Times New Roman"/>
        </w:rPr>
      </w:pPr>
      <w:bookmarkStart w:id="3056" w:name="_Toc138586526"/>
      <w:bookmarkStart w:id="3057" w:name="_Toc138586115"/>
      <w:bookmarkStart w:id="3058" w:name="_Toc138587212"/>
      <w:bookmarkStart w:id="3059" w:name="_Toc138586260"/>
      <w:bookmarkStart w:id="3060" w:name="_Toc138588515"/>
      <w:bookmarkStart w:id="3061" w:name="_Toc138585299"/>
      <w:bookmarkStart w:id="3062" w:name="_Toc138586866"/>
      <w:bookmarkStart w:id="3063" w:name="_Toc138586611"/>
      <w:bookmarkStart w:id="3064" w:name="_Toc138586781"/>
      <w:bookmarkStart w:id="3065" w:name="_Toc138586440"/>
      <w:bookmarkStart w:id="3066" w:name="_Toc138586696"/>
      <w:bookmarkStart w:id="3067" w:name="_Toc138586353"/>
      <w:bookmarkEnd w:id="3056"/>
      <w:bookmarkEnd w:id="3057"/>
      <w:bookmarkEnd w:id="3058"/>
      <w:bookmarkEnd w:id="3059"/>
      <w:bookmarkEnd w:id="3060"/>
      <w:bookmarkEnd w:id="3061"/>
      <w:bookmarkEnd w:id="3062"/>
      <w:bookmarkEnd w:id="3063"/>
      <w:bookmarkEnd w:id="3064"/>
      <w:bookmarkEnd w:id="3065"/>
      <w:bookmarkEnd w:id="3066"/>
      <w:bookmarkEnd w:id="3067"/>
    </w:p>
    <w:p w14:paraId="4B9546DF" w14:textId="77777777" w:rsidR="00501C7E" w:rsidRDefault="00000000" w:rsidP="00CC589D">
      <w:pPr>
        <w:pStyle w:val="Heading1"/>
        <w:numPr>
          <w:ins w:id="3068" w:author="Lưu Gia Huy" w:date="2023-06-25T13:53:00Z"/>
        </w:numPr>
        <w:rPr>
          <w:ins w:id="3069" w:author="Lưu Gia Huy" w:date="2023-06-22T21:32:00Z"/>
          <w:lang w:val="vi-VN"/>
        </w:rPr>
      </w:pPr>
      <w:ins w:id="3070" w:author="Lưu Gia Huy" w:date="2023-06-22T21:30:00Z">
        <w:del w:id="3071" w:author="Lưu Gia Huy" w:date="2023-06-23T09:19:00Z">
          <w:r>
            <w:delText>T</w:delText>
          </w:r>
        </w:del>
      </w:ins>
      <w:bookmarkStart w:id="3072" w:name="_Toc138588516"/>
      <w:ins w:id="3073" w:author="Lưu Gia Huy" w:date="2023-06-25T10:45:00Z">
        <w:r>
          <w:rPr>
            <w:lang w:val="vi-VN"/>
          </w:rPr>
          <w:t>DEPLOYMENT</w:t>
        </w:r>
      </w:ins>
      <w:bookmarkEnd w:id="3072"/>
      <w:ins w:id="3074" w:author="Lưu Gia Huy" w:date="2023-06-22T21:30:00Z">
        <w:del w:id="3075" w:author="Lưu Gia Huy" w:date="2023-06-23T09:19:00Z">
          <w:r>
            <w:delText>riển khai</w:delText>
          </w:r>
        </w:del>
      </w:ins>
    </w:p>
    <w:p w14:paraId="38CCA584" w14:textId="77777777" w:rsidR="00501C7E" w:rsidRDefault="00000000" w:rsidP="00501C7E">
      <w:pPr>
        <w:pStyle w:val="Heading2"/>
        <w:numPr>
          <w:ins w:id="3076" w:author="Lưu Gia Huy" w:date="2023-06-25T13:53:00Z"/>
        </w:numPr>
        <w:ind w:left="0"/>
        <w:rPr>
          <w:ins w:id="3077" w:author="Lưu Gia Huy" w:date="2023-06-24T07:40:00Z"/>
        </w:rPr>
        <w:pPrChange w:id="3078" w:author="Lưu Gia Huy" w:date="2023-06-25T13:53:00Z">
          <w:pPr>
            <w:pStyle w:val="Heading1"/>
          </w:pPr>
        </w:pPrChange>
      </w:pPr>
      <w:bookmarkStart w:id="3079" w:name="_Toc138588517"/>
      <w:ins w:id="3080" w:author="Lưu Gia Huy" w:date="2023-06-25T10:44:00Z">
        <w:r>
          <w:rPr>
            <w:rFonts w:ascii="Times New Roman" w:hAnsi="Times New Roman" w:cs="Times New Roman"/>
            <w:rPrChange w:id="3081" w:author="Lưu Gia Huy" w:date="2023-06-25T11:57:00Z">
              <w:rPr/>
            </w:rPrChange>
          </w:rPr>
          <w:t>Deployment scenario analysis</w:t>
        </w:r>
      </w:ins>
      <w:bookmarkEnd w:id="3079"/>
    </w:p>
    <w:p w14:paraId="1DF67DE4" w14:textId="77777777" w:rsidR="00501C7E" w:rsidRDefault="00000000" w:rsidP="00501C7E">
      <w:pPr>
        <w:rPr>
          <w:ins w:id="3082" w:author="Lưu Gia Huy" w:date="2023-06-25T10:59:00Z"/>
        </w:rPr>
        <w:pPrChange w:id="3083" w:author="Lưu Gia Huy" w:date="2023-06-25T12:00:00Z">
          <w:pPr>
            <w:pStyle w:val="Heading1"/>
          </w:pPr>
        </w:pPrChange>
      </w:pPr>
      <w:ins w:id="3084" w:author="Lưu Gia Huy" w:date="2023-06-24T07:40:00Z">
        <w:r>
          <w:rPr>
            <w:rFonts w:ascii="Times New Roman" w:hAnsi="Times New Roman" w:cs="Times New Roman"/>
            <w:rPrChange w:id="3085" w:author="Lưu Gia Huy" w:date="2023-06-25T11:57:00Z">
              <w:rPr>
                <w:b w:val="0"/>
              </w:rPr>
            </w:rPrChange>
          </w:rPr>
          <w:tab/>
        </w:r>
      </w:ins>
      <w:ins w:id="3086" w:author="Lưu Gia Huy" w:date="2023-06-25T10:59:00Z">
        <w:r>
          <w:rPr>
            <w:rFonts w:ascii="Times New Roman" w:hAnsi="Times New Roman" w:cs="Times New Roman"/>
            <w:rPrChange w:id="3087" w:author="Lưu Gia Huy" w:date="2023-06-25T11:57:00Z">
              <w:rPr/>
            </w:rPrChange>
          </w:rPr>
          <w:t>With the dataset obtained from Kaggle, we will proceed to convert it to integers using the BGV scheme while keeping the real numbers intact using the CKKS scheme.</w:t>
        </w:r>
      </w:ins>
    </w:p>
    <w:p w14:paraId="14484B81" w14:textId="77777777" w:rsidR="00501C7E" w:rsidRDefault="00000000" w:rsidP="00501C7E">
      <w:pPr>
        <w:rPr>
          <w:ins w:id="3088" w:author="Lưu Gia Huy" w:date="2023-06-25T10:59:00Z"/>
        </w:rPr>
        <w:pPrChange w:id="3089" w:author="Lưu Gia Huy" w:date="2023-06-25T12:00:00Z">
          <w:pPr>
            <w:pStyle w:val="Heading1"/>
          </w:pPr>
        </w:pPrChange>
      </w:pPr>
      <w:ins w:id="3090" w:author="Lưu Gia Huy" w:date="2023-06-25T10:59:00Z">
        <w:r>
          <w:rPr>
            <w:rFonts w:ascii="Times New Roman" w:hAnsi="Times New Roman" w:cs="Times New Roman"/>
            <w:rPrChange w:id="3091" w:author="Lưu Gia Huy" w:date="2023-06-25T11:57:00Z">
              <w:rPr/>
            </w:rPrChange>
          </w:rPr>
          <w:t>Then, the client (hospital) will encrypt the data with the corresponding scheme, label the original data, and send it to the server (model owner).</w:t>
        </w:r>
      </w:ins>
    </w:p>
    <w:p w14:paraId="348545C4" w14:textId="77777777" w:rsidR="00501C7E" w:rsidRDefault="00000000" w:rsidP="00501C7E">
      <w:pPr>
        <w:rPr>
          <w:ins w:id="3092" w:author="Lưu Gia Huy" w:date="2023-06-25T10:59:00Z"/>
        </w:rPr>
        <w:pPrChange w:id="3093" w:author="Lưu Gia Huy" w:date="2023-06-25T12:00:00Z">
          <w:pPr>
            <w:pStyle w:val="Heading1"/>
          </w:pPr>
        </w:pPrChange>
      </w:pPr>
      <w:ins w:id="3094" w:author="Lưu Gia Huy" w:date="2023-06-25T10:59:00Z">
        <w:r>
          <w:rPr>
            <w:rFonts w:ascii="Times New Roman" w:hAnsi="Times New Roman" w:cs="Times New Roman"/>
            <w:rPrChange w:id="3095" w:author="Lưu Gia Huy" w:date="2023-06-25T11:57:00Z">
              <w:rPr/>
            </w:rPrChange>
          </w:rPr>
          <w:t>On the server side, the labeled data will be used for training and testing. Then, the labels will be referenced to the corresponding encrypted values using the public key to perform computations.</w:t>
        </w:r>
      </w:ins>
    </w:p>
    <w:p w14:paraId="77D248FD" w14:textId="77777777" w:rsidR="00501C7E" w:rsidRDefault="00000000" w:rsidP="00501C7E">
      <w:pPr>
        <w:rPr>
          <w:ins w:id="3096" w:author="Lưu Gia Huy" w:date="2023-06-25T10:59:00Z"/>
        </w:rPr>
        <w:pPrChange w:id="3097" w:author="Lưu Gia Huy" w:date="2023-06-25T12:00:00Z">
          <w:pPr>
            <w:pStyle w:val="Heading1"/>
          </w:pPr>
        </w:pPrChange>
      </w:pPr>
      <w:ins w:id="3098" w:author="Lưu Gia Huy" w:date="2023-06-25T10:59:00Z">
        <w:r>
          <w:rPr>
            <w:rFonts w:ascii="Times New Roman" w:hAnsi="Times New Roman" w:cs="Times New Roman"/>
            <w:rPrChange w:id="3099" w:author="Lưu Gia Huy" w:date="2023-06-25T11:57:00Z">
              <w:rPr/>
            </w:rPrChange>
          </w:rPr>
          <w:t>The encrypted computation results will be sent back to the client, who will use the private key to decrypt them.</w:t>
        </w:r>
      </w:ins>
    </w:p>
    <w:p w14:paraId="59471B7A" w14:textId="77777777" w:rsidR="00501C7E" w:rsidRDefault="00000000" w:rsidP="00501C7E">
      <w:pPr>
        <w:rPr>
          <w:ins w:id="3100" w:author="Lưu Gia Huy" w:date="2023-06-25T10:59:00Z"/>
        </w:rPr>
        <w:pPrChange w:id="3101" w:author="Lưu Gia Huy" w:date="2023-06-25T12:00:00Z">
          <w:pPr>
            <w:pStyle w:val="Heading1"/>
          </w:pPr>
        </w:pPrChange>
      </w:pPr>
      <w:ins w:id="3102" w:author="Lưu Gia Huy" w:date="2023-06-25T10:59:00Z">
        <w:r>
          <w:rPr>
            <w:rFonts w:ascii="Times New Roman" w:hAnsi="Times New Roman" w:cs="Times New Roman"/>
            <w:rPrChange w:id="3103" w:author="Lưu Gia Huy" w:date="2023-06-25T11:57:00Z">
              <w:rPr/>
            </w:rPrChange>
          </w:rPr>
          <w:t>Here, I will proceed with two deployment scenarios:</w:t>
        </w:r>
      </w:ins>
    </w:p>
    <w:p w14:paraId="17F6040B" w14:textId="77777777" w:rsidR="00501C7E" w:rsidRDefault="00000000" w:rsidP="00501C7E">
      <w:pPr>
        <w:pStyle w:val="ListParagraph"/>
        <w:numPr>
          <w:ilvl w:val="0"/>
          <w:numId w:val="21"/>
          <w:ins w:id="3104" w:author="Lưu Gia Huy" w:date="2023-06-25T13:53:00Z"/>
        </w:numPr>
        <w:tabs>
          <w:tab w:val="left" w:pos="420"/>
        </w:tabs>
        <w:spacing w:line="360" w:lineRule="auto"/>
        <w:ind w:left="0"/>
        <w:rPr>
          <w:ins w:id="3105" w:author="Lưu Gia Huy" w:date="2023-06-25T11:41:00Z"/>
          <w:szCs w:val="22"/>
        </w:rPr>
        <w:pPrChange w:id="3106" w:author="Lưu Gia Huy" w:date="2023-06-25T13:53:00Z">
          <w:pPr>
            <w:pStyle w:val="ListParagraph"/>
            <w:numPr>
              <w:numId w:val="21"/>
            </w:numPr>
            <w:tabs>
              <w:tab w:val="left" w:pos="420"/>
            </w:tabs>
            <w:ind w:hanging="360"/>
          </w:pPr>
        </w:pPrChange>
      </w:pPr>
      <w:ins w:id="3107" w:author="Lưu Gia Huy" w:date="2023-06-25T10:59:00Z">
        <w:r>
          <w:t>Random Forest with the CKKS scheme</w:t>
        </w:r>
      </w:ins>
    </w:p>
    <w:p w14:paraId="5405E2FA" w14:textId="77777777" w:rsidR="00501C7E" w:rsidRDefault="00000000" w:rsidP="00501C7E">
      <w:pPr>
        <w:pStyle w:val="ListParagraph"/>
        <w:numPr>
          <w:ilvl w:val="0"/>
          <w:numId w:val="21"/>
          <w:ins w:id="3108" w:author="Lưu Gia Huy" w:date="2023-06-25T13:53:00Z"/>
        </w:numPr>
        <w:tabs>
          <w:tab w:val="left" w:pos="420"/>
        </w:tabs>
        <w:spacing w:line="360" w:lineRule="auto"/>
        <w:ind w:left="0"/>
        <w:rPr>
          <w:ins w:id="3109" w:author="Lưu Gia Huy" w:date="2023-06-24T07:50:00Z"/>
          <w:szCs w:val="22"/>
        </w:rPr>
        <w:pPrChange w:id="3110" w:author="Lưu Gia Huy" w:date="2023-06-25T13:53:00Z">
          <w:pPr>
            <w:pStyle w:val="Heading1"/>
          </w:pPr>
        </w:pPrChange>
      </w:pPr>
      <w:ins w:id="3111" w:author="Lưu Gia Huy" w:date="2023-06-25T11:00:00Z">
        <w:r>
          <w:t>Random Forest with the BGV scheme</w:t>
        </w:r>
      </w:ins>
    </w:p>
    <w:p w14:paraId="00E16784" w14:textId="77777777" w:rsidR="00501C7E" w:rsidRDefault="00501C7E" w:rsidP="00501C7E">
      <w:pPr>
        <w:rPr>
          <w:ins w:id="3112" w:author="Lưu Gia Huy" w:date="2023-06-24T07:38:00Z"/>
        </w:rPr>
        <w:pPrChange w:id="3113" w:author="Lưu Gia Huy" w:date="2023-06-25T12:00:00Z">
          <w:pPr>
            <w:pStyle w:val="Heading1"/>
          </w:pPr>
        </w:pPrChange>
      </w:pPr>
    </w:p>
    <w:p w14:paraId="624CEC7F" w14:textId="77777777" w:rsidR="00501C7E" w:rsidRDefault="00000000" w:rsidP="00501C7E">
      <w:pPr>
        <w:pStyle w:val="Heading2"/>
        <w:numPr>
          <w:ins w:id="3114" w:author="Lưu Gia Huy" w:date="2023-06-25T13:53:00Z"/>
        </w:numPr>
        <w:ind w:left="0"/>
        <w:rPr>
          <w:ins w:id="3115" w:author="Lưu Gia Huy" w:date="2023-06-23T20:30:00Z"/>
        </w:rPr>
        <w:pPrChange w:id="3116" w:author="Lưu Gia Huy" w:date="2023-06-25T13:53:00Z">
          <w:pPr>
            <w:pStyle w:val="Heading1"/>
          </w:pPr>
        </w:pPrChange>
      </w:pPr>
      <w:ins w:id="3117" w:author="Lưu Gia Huy" w:date="2023-06-22T21:32:00Z">
        <w:del w:id="3118" w:author="Lưu Gia Huy" w:date="2023-06-25T11:02:00Z">
          <w:r>
            <w:rPr>
              <w:rFonts w:ascii="Times New Roman" w:hAnsi="Times New Roman" w:cs="Times New Roman"/>
              <w:rPrChange w:id="3119" w:author="Lưu Gia Huy" w:date="2023-06-25T11:57:00Z">
                <w:rPr>
                  <w:bCs/>
                </w:rPr>
              </w:rPrChange>
            </w:rPr>
            <w:delText>T</w:delText>
          </w:r>
        </w:del>
      </w:ins>
      <w:bookmarkStart w:id="3120" w:name="_Toc138588518"/>
      <w:ins w:id="3121" w:author="Lưu Gia Huy" w:date="2023-06-25T11:02:00Z">
        <w:r>
          <w:rPr>
            <w:rFonts w:ascii="Times New Roman" w:hAnsi="Times New Roman" w:cs="Times New Roman"/>
            <w:rPrChange w:id="3122" w:author="Lưu Gia Huy" w:date="2023-06-25T11:57:00Z">
              <w:rPr/>
            </w:rPrChange>
          </w:rPr>
          <w:t>R</w:t>
        </w:r>
      </w:ins>
      <w:ins w:id="3123" w:author="Lưu Gia Huy" w:date="2023-06-25T11:03:00Z">
        <w:r>
          <w:rPr>
            <w:rFonts w:ascii="Times New Roman" w:hAnsi="Times New Roman" w:cs="Times New Roman"/>
            <w:rPrChange w:id="3124" w:author="Lưu Gia Huy" w:date="2023-06-25T11:57:00Z">
              <w:rPr/>
            </w:rPrChange>
          </w:rPr>
          <w:t>esource usage</w:t>
        </w:r>
      </w:ins>
      <w:bookmarkEnd w:id="3120"/>
      <w:ins w:id="3125" w:author="Lưu Gia Huy" w:date="2023-06-22T21:32:00Z">
        <w:del w:id="3126" w:author="Lưu Gia Huy" w:date="2023-06-25T11:02:00Z">
          <w:r>
            <w:rPr>
              <w:rFonts w:ascii="Times New Roman" w:hAnsi="Times New Roman" w:cs="Times New Roman"/>
              <w:rPrChange w:id="3127" w:author="Lưu Gia Huy" w:date="2023-06-25T11:57:00Z">
                <w:rPr>
                  <w:bCs/>
                </w:rPr>
              </w:rPrChange>
            </w:rPr>
            <w:delText>ài nguyên sử dụng</w:delText>
          </w:r>
        </w:del>
      </w:ins>
    </w:p>
    <w:p w14:paraId="3C19B129" w14:textId="77777777" w:rsidR="00501C7E" w:rsidRDefault="00000000" w:rsidP="00501C7E">
      <w:pPr>
        <w:pStyle w:val="Heading3"/>
        <w:numPr>
          <w:ins w:id="3128" w:author="Lưu Gia Huy" w:date="2023-06-25T13:53:00Z"/>
        </w:numPr>
        <w:ind w:left="0"/>
        <w:rPr>
          <w:ins w:id="3129" w:author="Lưu Gia Huy" w:date="2023-06-23T16:35:00Z"/>
        </w:rPr>
        <w:pPrChange w:id="3130" w:author="Lưu Gia Huy" w:date="2023-06-25T13:53:00Z">
          <w:pPr>
            <w:pStyle w:val="Heading1"/>
          </w:pPr>
        </w:pPrChange>
      </w:pPr>
      <w:bookmarkStart w:id="3131" w:name="_Toc138588519"/>
      <w:ins w:id="3132" w:author="Lưu Gia Huy" w:date="2023-06-25T11:03:00Z">
        <w:r>
          <w:rPr>
            <w:rFonts w:ascii="Times New Roman" w:hAnsi="Times New Roman" w:cs="Times New Roman"/>
            <w:rPrChange w:id="3133" w:author="Lưu Gia Huy" w:date="2023-06-25T11:57:00Z">
              <w:rPr/>
            </w:rPrChange>
          </w:rPr>
          <w:t>Machine Specifications</w:t>
        </w:r>
      </w:ins>
      <w:bookmarkEnd w:id="3131"/>
    </w:p>
    <w:p w14:paraId="40AE3BD9" w14:textId="77777777" w:rsidR="00501C7E" w:rsidRDefault="00000000" w:rsidP="00501C7E">
      <w:pPr>
        <w:rPr>
          <w:ins w:id="3134" w:author="Lưu Gia Huy" w:date="2023-06-23T16:35:00Z"/>
        </w:rPr>
        <w:pPrChange w:id="3135" w:author="Lưu Gia Huy" w:date="2023-06-25T12:00:00Z">
          <w:pPr>
            <w:pStyle w:val="Heading1"/>
          </w:pPr>
        </w:pPrChange>
      </w:pPr>
      <w:ins w:id="3136" w:author="Lưu Gia Huy" w:date="2023-06-23T16:35:00Z">
        <w:r>
          <w:rPr>
            <w:rFonts w:ascii="Times New Roman" w:hAnsi="Times New Roman" w:cs="Times New Roman"/>
            <w:rPrChange w:id="3137" w:author="Lưu Gia Huy" w:date="2023-06-25T11:57:00Z">
              <w:rPr>
                <w:b w:val="0"/>
              </w:rPr>
            </w:rPrChange>
          </w:rPr>
          <w:tab/>
        </w:r>
      </w:ins>
      <w:ins w:id="3138" w:author="Lưu Gia Huy" w:date="2023-06-25T11:03:00Z">
        <w:r>
          <w:rPr>
            <w:rFonts w:ascii="Times New Roman" w:hAnsi="Times New Roman" w:cs="Times New Roman"/>
            <w:rPrChange w:id="3139" w:author="Lưu Gia Huy" w:date="2023-06-25T11:57:00Z">
              <w:rPr/>
            </w:rPrChange>
          </w:rPr>
          <w:t>Utilize a virtual machine running Ubuntu 22.04 with the following specifications:</w:t>
        </w:r>
      </w:ins>
    </w:p>
    <w:p w14:paraId="773AD862" w14:textId="77777777" w:rsidR="00501C7E" w:rsidRDefault="00000000" w:rsidP="00501C7E">
      <w:pPr>
        <w:pStyle w:val="ListParagraph"/>
        <w:numPr>
          <w:ilvl w:val="0"/>
          <w:numId w:val="22"/>
          <w:ins w:id="3140" w:author="Lưu Gia Huy" w:date="2023-06-25T13:53:00Z"/>
        </w:numPr>
        <w:tabs>
          <w:tab w:val="left" w:pos="840"/>
        </w:tabs>
        <w:spacing w:line="360" w:lineRule="auto"/>
        <w:ind w:left="0"/>
        <w:rPr>
          <w:ins w:id="3141" w:author="Lưu Gia Huy" w:date="2023-06-23T16:36:00Z"/>
          <w:lang w:val="vi-VN"/>
        </w:rPr>
        <w:pPrChange w:id="3142" w:author="Lưu Gia Huy" w:date="2023-06-25T13:53:00Z">
          <w:pPr>
            <w:pStyle w:val="Heading1"/>
          </w:pPr>
        </w:pPrChange>
      </w:pPr>
      <w:ins w:id="3143" w:author="Lưu Gia Huy" w:date="2023-06-23T16:36:00Z">
        <w:r>
          <w:t>Memory: 4GB</w:t>
        </w:r>
      </w:ins>
    </w:p>
    <w:p w14:paraId="278C1EAA" w14:textId="77777777" w:rsidR="00501C7E" w:rsidRDefault="00000000" w:rsidP="00501C7E">
      <w:pPr>
        <w:pStyle w:val="ListParagraph"/>
        <w:numPr>
          <w:ilvl w:val="0"/>
          <w:numId w:val="22"/>
          <w:ins w:id="3144" w:author="Lưu Gia Huy" w:date="2023-06-25T13:53:00Z"/>
        </w:numPr>
        <w:tabs>
          <w:tab w:val="left" w:pos="840"/>
        </w:tabs>
        <w:spacing w:line="360" w:lineRule="auto"/>
        <w:ind w:left="0"/>
        <w:rPr>
          <w:ins w:id="3145" w:author="Lưu Gia Huy" w:date="2023-06-23T16:36:00Z"/>
          <w:lang w:val="vi-VN"/>
        </w:rPr>
        <w:pPrChange w:id="3146" w:author="Lưu Gia Huy" w:date="2023-06-25T13:53:00Z">
          <w:pPr>
            <w:pStyle w:val="Heading1"/>
          </w:pPr>
        </w:pPrChange>
      </w:pPr>
      <w:ins w:id="3147" w:author="Lưu Gia Huy" w:date="2023-06-23T16:36:00Z">
        <w:r>
          <w:t>Processors: 8</w:t>
        </w:r>
      </w:ins>
    </w:p>
    <w:p w14:paraId="45812B5C" w14:textId="77777777" w:rsidR="00501C7E" w:rsidRDefault="00000000" w:rsidP="00501C7E">
      <w:pPr>
        <w:pStyle w:val="ListParagraph"/>
        <w:numPr>
          <w:ilvl w:val="0"/>
          <w:numId w:val="22"/>
          <w:ins w:id="3148" w:author="Lưu Gia Huy" w:date="2023-06-25T13:53:00Z"/>
        </w:numPr>
        <w:tabs>
          <w:tab w:val="left" w:pos="840"/>
        </w:tabs>
        <w:spacing w:line="360" w:lineRule="auto"/>
        <w:ind w:left="0"/>
        <w:rPr>
          <w:ins w:id="3149" w:author="Lưu Gia Huy" w:date="2023-06-23T20:30:00Z"/>
          <w:lang w:val="vi-VN"/>
        </w:rPr>
        <w:pPrChange w:id="3150" w:author="Lưu Gia Huy" w:date="2023-06-25T13:53:00Z">
          <w:pPr>
            <w:pStyle w:val="Heading1"/>
          </w:pPr>
        </w:pPrChange>
      </w:pPr>
      <w:ins w:id="3151" w:author="Lưu Gia Huy" w:date="2023-06-23T16:36:00Z">
        <w:r>
          <w:t>Hard Disk (SCSI): 50GB</w:t>
        </w:r>
      </w:ins>
    </w:p>
    <w:p w14:paraId="07694CD4" w14:textId="77777777" w:rsidR="00501C7E" w:rsidRDefault="00000000" w:rsidP="00501C7E">
      <w:pPr>
        <w:pStyle w:val="Heading3"/>
        <w:numPr>
          <w:ins w:id="3152" w:author="Lưu Gia Huy" w:date="2023-06-25T13:53:00Z"/>
        </w:numPr>
        <w:ind w:left="0"/>
        <w:rPr>
          <w:ins w:id="3153" w:author="Lưu Gia Huy" w:date="2023-06-23T20:30:00Z"/>
        </w:rPr>
        <w:pPrChange w:id="3154" w:author="Lưu Gia Huy" w:date="2023-06-25T13:53:00Z">
          <w:pPr>
            <w:pStyle w:val="Heading1"/>
          </w:pPr>
        </w:pPrChange>
      </w:pPr>
      <w:bookmarkStart w:id="3155" w:name="_Toc138588520"/>
      <w:ins w:id="3156" w:author="Lưu Gia Huy" w:date="2023-06-23T20:30:00Z">
        <w:r>
          <w:rPr>
            <w:rFonts w:ascii="Times New Roman" w:hAnsi="Times New Roman" w:cs="Times New Roman"/>
            <w:rPrChange w:id="3157" w:author="Lưu Gia Huy" w:date="2023-06-25T11:57:00Z">
              <w:rPr>
                <w:bCs/>
              </w:rPr>
            </w:rPrChange>
          </w:rPr>
          <w:lastRenderedPageBreak/>
          <w:t>D</w:t>
        </w:r>
      </w:ins>
      <w:ins w:id="3158" w:author="Lưu Gia Huy" w:date="2023-06-25T11:04:00Z">
        <w:r>
          <w:rPr>
            <w:rFonts w:ascii="Times New Roman" w:hAnsi="Times New Roman" w:cs="Times New Roman"/>
            <w:rPrChange w:id="3159" w:author="Lưu Gia Huy" w:date="2023-06-25T11:57:00Z">
              <w:rPr/>
            </w:rPrChange>
          </w:rPr>
          <w:t>ata usage</w:t>
        </w:r>
      </w:ins>
      <w:bookmarkEnd w:id="3155"/>
    </w:p>
    <w:p w14:paraId="6DB523C6" w14:textId="77777777" w:rsidR="00501C7E" w:rsidRDefault="00000000" w:rsidP="00501C7E">
      <w:pPr>
        <w:numPr>
          <w:ilvl w:val="255"/>
          <w:numId w:val="0"/>
        </w:numPr>
        <w:ind w:firstLine="720"/>
        <w:rPr>
          <w:ins w:id="3160" w:author="Lưu Gia Huy" w:date="2023-06-23T20:24:00Z"/>
        </w:rPr>
        <w:pPrChange w:id="3161" w:author="Lưu Gia Huy" w:date="2023-06-25T12:00:00Z">
          <w:pPr>
            <w:pStyle w:val="Heading1"/>
          </w:pPr>
        </w:pPrChange>
      </w:pPr>
      <w:ins w:id="3162" w:author="Lưu Gia Huy" w:date="2023-06-23T16:40:00Z">
        <w:r>
          <w:rPr>
            <w:rFonts w:ascii="Times New Roman" w:hAnsi="Times New Roman" w:cs="Times New Roman"/>
            <w:rPrChange w:id="3163" w:author="Lưu Gia Huy" w:date="2023-06-25T11:57:00Z">
              <w:rPr>
                <w:b w:val="0"/>
              </w:rPr>
            </w:rPrChange>
          </w:rPr>
          <w:t xml:space="preserve">Dataset: </w:t>
        </w:r>
      </w:ins>
      <w:r>
        <w:rPr>
          <w:rFonts w:ascii="Times New Roman" w:hAnsi="Times New Roman" w:cs="Times New Roman"/>
          <w:rPrChange w:id="3164" w:author="Lưu Gia Huy" w:date="2023-06-25T11:57:00Z">
            <w:rPr/>
          </w:rPrChange>
        </w:rPr>
        <w:fldChar w:fldCharType="begin"/>
      </w:r>
      <w:r>
        <w:rPr>
          <w:rFonts w:ascii="Times New Roman" w:hAnsi="Times New Roman" w:cs="Times New Roman"/>
          <w:rPrChange w:id="3165" w:author="Lưu Gia Huy" w:date="2023-06-25T11:57:00Z">
            <w:rPr/>
          </w:rPrChange>
        </w:rPr>
        <w:instrText xml:space="preserve"> HYPERLINK "https://www.kaggle.com/datasets/sid321axn/heart-statlog-cleveland-hungary-final" </w:instrText>
      </w:r>
      <w:r w:rsidRPr="00CC589D">
        <w:rPr>
          <w:rFonts w:ascii="Times New Roman" w:hAnsi="Times New Roman" w:cs="Times New Roman"/>
        </w:rPr>
      </w:r>
      <w:ins w:id="3166" w:author="Lưu Gia Huy" w:date="2023-06-23T20:24:00Z">
        <w:r>
          <w:rPr>
            <w:rFonts w:ascii="Times New Roman" w:hAnsi="Times New Roman" w:cs="Times New Roman"/>
            <w:rPrChange w:id="3167" w:author="Lưu Gia Huy" w:date="2023-06-25T11:57:00Z">
              <w:rPr/>
            </w:rPrChange>
          </w:rPr>
          <w:fldChar w:fldCharType="separate"/>
        </w:r>
        <w:r>
          <w:rPr>
            <w:rStyle w:val="FollowedHyperlink"/>
            <w:rFonts w:ascii="Times New Roman" w:hAnsi="Times New Roman" w:cs="Times New Roman"/>
            <w:rPrChange w:id="3168" w:author="Lưu Gia Huy" w:date="2023-06-25T11:57:00Z">
              <w:rPr>
                <w:rStyle w:val="FollowedHyperlink"/>
              </w:rPr>
            </w:rPrChange>
          </w:rPr>
          <w:t>https://www.kaggle.com/datasets/sid321axn/heart-statlog-cleveland-hungary-final</w:t>
        </w:r>
        <w:r>
          <w:rPr>
            <w:rFonts w:ascii="Times New Roman" w:hAnsi="Times New Roman" w:cs="Times New Roman"/>
            <w:rPrChange w:id="3169" w:author="Lưu Gia Huy" w:date="2023-06-25T11:57:00Z">
              <w:rPr/>
            </w:rPrChange>
          </w:rPr>
          <w:fldChar w:fldCharType="end"/>
        </w:r>
      </w:ins>
    </w:p>
    <w:p w14:paraId="592A5D10" w14:textId="77777777" w:rsidR="00501C7E" w:rsidRDefault="00000000" w:rsidP="00501C7E">
      <w:pPr>
        <w:numPr>
          <w:ilvl w:val="255"/>
          <w:numId w:val="0"/>
        </w:numPr>
        <w:ind w:firstLine="720"/>
        <w:rPr>
          <w:ins w:id="3170" w:author="Lưu Gia Huy" w:date="2023-06-23T20:31:00Z"/>
        </w:rPr>
        <w:pPrChange w:id="3171" w:author="Lưu Gia Huy" w:date="2023-06-25T12:00:00Z">
          <w:pPr>
            <w:pStyle w:val="Heading1"/>
          </w:pPr>
        </w:pPrChange>
      </w:pPr>
      <w:ins w:id="3172" w:author="Lưu Gia Huy" w:date="2023-06-24T21:07:00Z">
        <w:r>
          <w:rPr>
            <w:rFonts w:ascii="Times New Roman" w:hAnsi="Times New Roman" w:cs="Times New Roman"/>
            <w:rPrChange w:id="3173" w:author="Lưu Gia Huy" w:date="2023-06-25T11:57:00Z">
              <w:rPr/>
            </w:rPrChange>
          </w:rPr>
          <w:t>The dataset consists of 1190 records of patients from US, UK, Switzerland and Hungary. It has 11 features and 1 target variable.</w:t>
        </w:r>
      </w:ins>
      <w:ins w:id="3174" w:author="Lưu Gia Huy" w:date="2023-06-23T20:31:00Z">
        <w:r>
          <w:rPr>
            <w:rFonts w:ascii="Times New Roman" w:hAnsi="Times New Roman" w:cs="Times New Roman"/>
            <w:rPrChange w:id="3175" w:author="Lưu Gia Huy" w:date="2023-06-25T11:57:00Z">
              <w:rPr>
                <w:b w:val="0"/>
              </w:rPr>
            </w:rPrChange>
          </w:rPr>
          <w:t>This dataset consists of 11 features and a target variable. It has 6 nominal variables and 5 numeric variables. The detailed description of all the features are as follows:</w:t>
        </w:r>
      </w:ins>
    </w:p>
    <w:p w14:paraId="49410BA6" w14:textId="77777777" w:rsidR="00501C7E" w:rsidRDefault="00000000" w:rsidP="00501C7E">
      <w:pPr>
        <w:numPr>
          <w:ilvl w:val="255"/>
          <w:numId w:val="0"/>
        </w:numPr>
        <w:ind w:firstLine="720"/>
        <w:rPr>
          <w:ins w:id="3176" w:author="Lưu Gia Huy" w:date="2023-06-23T20:31:00Z"/>
        </w:rPr>
        <w:pPrChange w:id="3177" w:author="Lưu Gia Huy" w:date="2023-06-25T12:00:00Z">
          <w:pPr>
            <w:pStyle w:val="Heading1"/>
          </w:pPr>
        </w:pPrChange>
      </w:pPr>
      <w:ins w:id="3178" w:author="Lưu Gia Huy" w:date="2023-06-23T20:31:00Z">
        <w:r>
          <w:rPr>
            <w:rFonts w:ascii="Times New Roman" w:hAnsi="Times New Roman" w:cs="Times New Roman"/>
            <w:rPrChange w:id="3179" w:author="Lưu Gia Huy" w:date="2023-06-25T11:57:00Z">
              <w:rPr>
                <w:b w:val="0"/>
              </w:rPr>
            </w:rPrChange>
          </w:rPr>
          <w:t xml:space="preserve">1. </w:t>
        </w:r>
        <w:r>
          <w:rPr>
            <w:rFonts w:ascii="Times New Roman" w:hAnsi="Times New Roman" w:cs="Times New Roman"/>
            <w:b/>
            <w:bCs/>
            <w:rPrChange w:id="3180" w:author="Lưu Gia Huy" w:date="2023-06-25T11:57:00Z">
              <w:rPr>
                <w:b w:val="0"/>
              </w:rPr>
            </w:rPrChange>
          </w:rPr>
          <w:t>Age</w:t>
        </w:r>
        <w:r>
          <w:rPr>
            <w:rFonts w:ascii="Times New Roman" w:hAnsi="Times New Roman" w:cs="Times New Roman"/>
            <w:rPrChange w:id="3181" w:author="Lưu Gia Huy" w:date="2023-06-25T11:57:00Z">
              <w:rPr>
                <w:b w:val="0"/>
              </w:rPr>
            </w:rPrChange>
          </w:rPr>
          <w:t>: Patients Age in years (Numeric)</w:t>
        </w:r>
      </w:ins>
    </w:p>
    <w:p w14:paraId="5F68BB2A" w14:textId="77777777" w:rsidR="00501C7E" w:rsidRDefault="00000000" w:rsidP="00501C7E">
      <w:pPr>
        <w:numPr>
          <w:ilvl w:val="255"/>
          <w:numId w:val="0"/>
        </w:numPr>
        <w:ind w:firstLine="720"/>
        <w:rPr>
          <w:ins w:id="3182" w:author="Lưu Gia Huy" w:date="2023-06-23T20:31:00Z"/>
        </w:rPr>
        <w:pPrChange w:id="3183" w:author="Lưu Gia Huy" w:date="2023-06-25T12:00:00Z">
          <w:pPr>
            <w:pStyle w:val="Heading1"/>
          </w:pPr>
        </w:pPrChange>
      </w:pPr>
      <w:ins w:id="3184" w:author="Lưu Gia Huy" w:date="2023-06-23T20:31:00Z">
        <w:r>
          <w:rPr>
            <w:rFonts w:ascii="Times New Roman" w:hAnsi="Times New Roman" w:cs="Times New Roman"/>
            <w:rPrChange w:id="3185" w:author="Lưu Gia Huy" w:date="2023-06-25T11:57:00Z">
              <w:rPr>
                <w:b w:val="0"/>
              </w:rPr>
            </w:rPrChange>
          </w:rPr>
          <w:t xml:space="preserve">2. </w:t>
        </w:r>
        <w:r>
          <w:rPr>
            <w:rFonts w:ascii="Times New Roman" w:hAnsi="Times New Roman" w:cs="Times New Roman"/>
            <w:b/>
            <w:bCs/>
            <w:rPrChange w:id="3186" w:author="Lưu Gia Huy" w:date="2023-06-25T11:57:00Z">
              <w:rPr>
                <w:b w:val="0"/>
              </w:rPr>
            </w:rPrChange>
          </w:rPr>
          <w:t>Sex</w:t>
        </w:r>
        <w:r>
          <w:rPr>
            <w:rFonts w:ascii="Times New Roman" w:hAnsi="Times New Roman" w:cs="Times New Roman"/>
            <w:rPrChange w:id="3187" w:author="Lưu Gia Huy" w:date="2023-06-25T11:57:00Z">
              <w:rPr>
                <w:b w:val="0"/>
              </w:rPr>
            </w:rPrChange>
          </w:rPr>
          <w:t>: Gender of patient (Male - 1, Female - 0) (Nominal)</w:t>
        </w:r>
      </w:ins>
    </w:p>
    <w:p w14:paraId="4FE12E9F" w14:textId="77777777" w:rsidR="00501C7E" w:rsidRDefault="00000000" w:rsidP="00501C7E">
      <w:pPr>
        <w:numPr>
          <w:ilvl w:val="255"/>
          <w:numId w:val="0"/>
        </w:numPr>
        <w:ind w:firstLine="720"/>
        <w:rPr>
          <w:ins w:id="3188" w:author="Lưu Gia Huy" w:date="2023-06-23T20:31:00Z"/>
        </w:rPr>
        <w:pPrChange w:id="3189" w:author="Lưu Gia Huy" w:date="2023-06-25T12:00:00Z">
          <w:pPr>
            <w:pStyle w:val="Heading1"/>
          </w:pPr>
        </w:pPrChange>
      </w:pPr>
      <w:ins w:id="3190" w:author="Lưu Gia Huy" w:date="2023-06-23T20:31:00Z">
        <w:r>
          <w:rPr>
            <w:rFonts w:ascii="Times New Roman" w:hAnsi="Times New Roman" w:cs="Times New Roman"/>
            <w:rPrChange w:id="3191" w:author="Lưu Gia Huy" w:date="2023-06-25T11:57:00Z">
              <w:rPr>
                <w:b w:val="0"/>
              </w:rPr>
            </w:rPrChange>
          </w:rPr>
          <w:t xml:space="preserve">3. </w:t>
        </w:r>
        <w:r>
          <w:rPr>
            <w:rFonts w:ascii="Times New Roman" w:hAnsi="Times New Roman" w:cs="Times New Roman"/>
            <w:b/>
            <w:bCs/>
            <w:rPrChange w:id="3192" w:author="Lưu Gia Huy" w:date="2023-06-25T11:57:00Z">
              <w:rPr>
                <w:b w:val="0"/>
              </w:rPr>
            </w:rPrChange>
          </w:rPr>
          <w:t>Chest Pain Type</w:t>
        </w:r>
        <w:r>
          <w:rPr>
            <w:rFonts w:ascii="Times New Roman" w:hAnsi="Times New Roman" w:cs="Times New Roman"/>
            <w:rPrChange w:id="3193" w:author="Lưu Gia Huy" w:date="2023-06-25T11:57:00Z">
              <w:rPr>
                <w:b w:val="0"/>
              </w:rPr>
            </w:rPrChange>
          </w:rPr>
          <w:t>: Type of chest pain experienced by patient categorized into 1 typical, 2 typical angina, 3 non- anginal pain, 4 asymptomatic (Nominal)</w:t>
        </w:r>
      </w:ins>
    </w:p>
    <w:p w14:paraId="0CC666FA" w14:textId="77777777" w:rsidR="00501C7E" w:rsidRDefault="00000000" w:rsidP="00501C7E">
      <w:pPr>
        <w:numPr>
          <w:ilvl w:val="255"/>
          <w:numId w:val="0"/>
        </w:numPr>
        <w:ind w:firstLine="720"/>
        <w:rPr>
          <w:ins w:id="3194" w:author="Lưu Gia Huy" w:date="2023-06-23T20:31:00Z"/>
        </w:rPr>
        <w:pPrChange w:id="3195" w:author="Lưu Gia Huy" w:date="2023-06-25T12:00:00Z">
          <w:pPr>
            <w:pStyle w:val="Heading1"/>
          </w:pPr>
        </w:pPrChange>
      </w:pPr>
      <w:ins w:id="3196" w:author="Lưu Gia Huy" w:date="2023-06-23T20:31:00Z">
        <w:r>
          <w:rPr>
            <w:rFonts w:ascii="Times New Roman" w:hAnsi="Times New Roman" w:cs="Times New Roman"/>
            <w:rPrChange w:id="3197" w:author="Lưu Gia Huy" w:date="2023-06-25T11:57:00Z">
              <w:rPr>
                <w:b w:val="0"/>
              </w:rPr>
            </w:rPrChange>
          </w:rPr>
          <w:t xml:space="preserve">4. </w:t>
        </w:r>
        <w:r>
          <w:rPr>
            <w:rFonts w:ascii="Times New Roman" w:hAnsi="Times New Roman" w:cs="Times New Roman"/>
            <w:b/>
            <w:bCs/>
            <w:rPrChange w:id="3198" w:author="Lưu Gia Huy" w:date="2023-06-25T11:57:00Z">
              <w:rPr>
                <w:b w:val="0"/>
              </w:rPr>
            </w:rPrChange>
          </w:rPr>
          <w:t>resting bp s</w:t>
        </w:r>
        <w:r>
          <w:rPr>
            <w:rFonts w:ascii="Times New Roman" w:hAnsi="Times New Roman" w:cs="Times New Roman"/>
            <w:rPrChange w:id="3199" w:author="Lưu Gia Huy" w:date="2023-06-25T11:57:00Z">
              <w:rPr>
                <w:b w:val="0"/>
              </w:rPr>
            </w:rPrChange>
          </w:rPr>
          <w:t>: Level of blood pressure at resting mode in mm/HG (Numerical)</w:t>
        </w:r>
      </w:ins>
    </w:p>
    <w:p w14:paraId="326936CC" w14:textId="77777777" w:rsidR="00501C7E" w:rsidRDefault="00000000" w:rsidP="00501C7E">
      <w:pPr>
        <w:numPr>
          <w:ilvl w:val="255"/>
          <w:numId w:val="0"/>
        </w:numPr>
        <w:ind w:firstLine="720"/>
        <w:rPr>
          <w:ins w:id="3200" w:author="Lưu Gia Huy" w:date="2023-06-23T20:31:00Z"/>
        </w:rPr>
        <w:pPrChange w:id="3201" w:author="Lưu Gia Huy" w:date="2023-06-25T12:00:00Z">
          <w:pPr>
            <w:pStyle w:val="Heading1"/>
          </w:pPr>
        </w:pPrChange>
      </w:pPr>
      <w:ins w:id="3202" w:author="Lưu Gia Huy" w:date="2023-06-23T20:31:00Z">
        <w:r>
          <w:rPr>
            <w:rFonts w:ascii="Times New Roman" w:hAnsi="Times New Roman" w:cs="Times New Roman"/>
            <w:rPrChange w:id="3203" w:author="Lưu Gia Huy" w:date="2023-06-25T11:57:00Z">
              <w:rPr>
                <w:b w:val="0"/>
              </w:rPr>
            </w:rPrChange>
          </w:rPr>
          <w:t xml:space="preserve">5. </w:t>
        </w:r>
        <w:r>
          <w:rPr>
            <w:rFonts w:ascii="Times New Roman" w:hAnsi="Times New Roman" w:cs="Times New Roman"/>
            <w:b/>
            <w:bCs/>
            <w:rPrChange w:id="3204" w:author="Lưu Gia Huy" w:date="2023-06-25T11:57:00Z">
              <w:rPr>
                <w:b w:val="0"/>
              </w:rPr>
            </w:rPrChange>
          </w:rPr>
          <w:t>cholestrol</w:t>
        </w:r>
        <w:r>
          <w:rPr>
            <w:rFonts w:ascii="Times New Roman" w:hAnsi="Times New Roman" w:cs="Times New Roman"/>
            <w:rPrChange w:id="3205" w:author="Lưu Gia Huy" w:date="2023-06-25T11:57:00Z">
              <w:rPr>
                <w:b w:val="0"/>
              </w:rPr>
            </w:rPrChange>
          </w:rPr>
          <w:t>: Serum cholestrol in mg/dl (Numeric)</w:t>
        </w:r>
      </w:ins>
    </w:p>
    <w:p w14:paraId="09680FDF" w14:textId="77777777" w:rsidR="00501C7E" w:rsidRDefault="00000000" w:rsidP="00501C7E">
      <w:pPr>
        <w:numPr>
          <w:ilvl w:val="255"/>
          <w:numId w:val="0"/>
        </w:numPr>
        <w:ind w:firstLine="720"/>
        <w:rPr>
          <w:ins w:id="3206" w:author="Lưu Gia Huy" w:date="2023-06-23T20:31:00Z"/>
        </w:rPr>
        <w:pPrChange w:id="3207" w:author="Lưu Gia Huy" w:date="2023-06-25T12:00:00Z">
          <w:pPr>
            <w:pStyle w:val="Heading1"/>
          </w:pPr>
        </w:pPrChange>
      </w:pPr>
      <w:ins w:id="3208" w:author="Lưu Gia Huy" w:date="2023-06-23T20:31:00Z">
        <w:r>
          <w:rPr>
            <w:rFonts w:ascii="Times New Roman" w:hAnsi="Times New Roman" w:cs="Times New Roman"/>
            <w:rPrChange w:id="3209" w:author="Lưu Gia Huy" w:date="2023-06-25T11:57:00Z">
              <w:rPr>
                <w:b w:val="0"/>
              </w:rPr>
            </w:rPrChange>
          </w:rPr>
          <w:t xml:space="preserve">6. </w:t>
        </w:r>
        <w:r>
          <w:rPr>
            <w:rFonts w:ascii="Times New Roman" w:hAnsi="Times New Roman" w:cs="Times New Roman"/>
            <w:b/>
            <w:bCs/>
            <w:rPrChange w:id="3210" w:author="Lưu Gia Huy" w:date="2023-06-25T11:57:00Z">
              <w:rPr>
                <w:b w:val="0"/>
              </w:rPr>
            </w:rPrChange>
          </w:rPr>
          <w:t>fasting blood sugar</w:t>
        </w:r>
        <w:r>
          <w:rPr>
            <w:rFonts w:ascii="Times New Roman" w:hAnsi="Times New Roman" w:cs="Times New Roman"/>
            <w:rPrChange w:id="3211" w:author="Lưu Gia Huy" w:date="2023-06-25T11:57:00Z">
              <w:rPr>
                <w:b w:val="0"/>
              </w:rPr>
            </w:rPrChange>
          </w:rPr>
          <w:t>: Blood sugar levels on fasting &gt; 120 mg/dl represents as 1 in case of true and 0 as false (Nominal)</w:t>
        </w:r>
      </w:ins>
    </w:p>
    <w:p w14:paraId="783596BB" w14:textId="77777777" w:rsidR="00501C7E" w:rsidRDefault="00000000" w:rsidP="00501C7E">
      <w:pPr>
        <w:numPr>
          <w:ilvl w:val="255"/>
          <w:numId w:val="0"/>
        </w:numPr>
        <w:ind w:firstLine="720"/>
        <w:rPr>
          <w:ins w:id="3212" w:author="Lưu Gia Huy" w:date="2023-06-23T20:31:00Z"/>
        </w:rPr>
        <w:pPrChange w:id="3213" w:author="Lưu Gia Huy" w:date="2023-06-25T12:00:00Z">
          <w:pPr>
            <w:pStyle w:val="Heading1"/>
          </w:pPr>
        </w:pPrChange>
      </w:pPr>
      <w:ins w:id="3214" w:author="Lưu Gia Huy" w:date="2023-06-23T20:31:00Z">
        <w:r>
          <w:rPr>
            <w:rFonts w:ascii="Times New Roman" w:hAnsi="Times New Roman" w:cs="Times New Roman"/>
            <w:rPrChange w:id="3215" w:author="Lưu Gia Huy" w:date="2023-06-25T11:57:00Z">
              <w:rPr>
                <w:b w:val="0"/>
              </w:rPr>
            </w:rPrChange>
          </w:rPr>
          <w:t xml:space="preserve">7. </w:t>
        </w:r>
        <w:r>
          <w:rPr>
            <w:rFonts w:ascii="Times New Roman" w:hAnsi="Times New Roman" w:cs="Times New Roman"/>
            <w:b/>
            <w:bCs/>
            <w:rPrChange w:id="3216" w:author="Lưu Gia Huy" w:date="2023-06-25T11:57:00Z">
              <w:rPr>
                <w:b w:val="0"/>
              </w:rPr>
            </w:rPrChange>
          </w:rPr>
          <w:t>resting ecg</w:t>
        </w:r>
        <w:r>
          <w:rPr>
            <w:rFonts w:ascii="Times New Roman" w:hAnsi="Times New Roman" w:cs="Times New Roman"/>
            <w:rPrChange w:id="3217" w:author="Lưu Gia Huy" w:date="2023-06-25T11:57:00Z">
              <w:rPr>
                <w:b w:val="0"/>
              </w:rPr>
            </w:rPrChange>
          </w:rPr>
          <w:t>: Result of electrocardiogram while at rest are represented in 3 distinct values 0 : Normal 1: Abnormality in ST-T wave 2: Left ventricular hypertrophy (Nominal)</w:t>
        </w:r>
      </w:ins>
    </w:p>
    <w:p w14:paraId="3AE47108" w14:textId="77777777" w:rsidR="00501C7E" w:rsidRDefault="00000000" w:rsidP="00501C7E">
      <w:pPr>
        <w:numPr>
          <w:ilvl w:val="255"/>
          <w:numId w:val="0"/>
        </w:numPr>
        <w:ind w:firstLine="720"/>
        <w:rPr>
          <w:ins w:id="3218" w:author="Lưu Gia Huy" w:date="2023-06-23T20:31:00Z"/>
        </w:rPr>
        <w:pPrChange w:id="3219" w:author="Lưu Gia Huy" w:date="2023-06-25T12:00:00Z">
          <w:pPr>
            <w:pStyle w:val="Heading1"/>
          </w:pPr>
        </w:pPrChange>
      </w:pPr>
      <w:ins w:id="3220" w:author="Lưu Gia Huy" w:date="2023-06-23T20:31:00Z">
        <w:r>
          <w:rPr>
            <w:rFonts w:ascii="Times New Roman" w:hAnsi="Times New Roman" w:cs="Times New Roman"/>
            <w:rPrChange w:id="3221" w:author="Lưu Gia Huy" w:date="2023-06-25T11:57:00Z">
              <w:rPr>
                <w:b w:val="0"/>
              </w:rPr>
            </w:rPrChange>
          </w:rPr>
          <w:t xml:space="preserve">8. </w:t>
        </w:r>
        <w:r>
          <w:rPr>
            <w:rFonts w:ascii="Times New Roman" w:hAnsi="Times New Roman" w:cs="Times New Roman"/>
            <w:b/>
            <w:bCs/>
            <w:rPrChange w:id="3222" w:author="Lưu Gia Huy" w:date="2023-06-25T11:57:00Z">
              <w:rPr>
                <w:b w:val="0"/>
              </w:rPr>
            </w:rPrChange>
          </w:rPr>
          <w:t>max heart rate</w:t>
        </w:r>
        <w:r>
          <w:rPr>
            <w:rFonts w:ascii="Times New Roman" w:hAnsi="Times New Roman" w:cs="Times New Roman"/>
            <w:rPrChange w:id="3223" w:author="Lưu Gia Huy" w:date="2023-06-25T11:57:00Z">
              <w:rPr>
                <w:b w:val="0"/>
              </w:rPr>
            </w:rPrChange>
          </w:rPr>
          <w:t>: Maximum heart rate achieved (Numeric)</w:t>
        </w:r>
      </w:ins>
    </w:p>
    <w:p w14:paraId="68D1055D" w14:textId="77777777" w:rsidR="00501C7E" w:rsidRDefault="00000000" w:rsidP="00501C7E">
      <w:pPr>
        <w:numPr>
          <w:ilvl w:val="255"/>
          <w:numId w:val="0"/>
        </w:numPr>
        <w:ind w:firstLine="720"/>
        <w:rPr>
          <w:ins w:id="3224" w:author="Lưu Gia Huy" w:date="2023-06-23T20:31:00Z"/>
        </w:rPr>
        <w:pPrChange w:id="3225" w:author="Lưu Gia Huy" w:date="2023-06-25T12:00:00Z">
          <w:pPr>
            <w:pStyle w:val="Heading1"/>
          </w:pPr>
        </w:pPrChange>
      </w:pPr>
      <w:ins w:id="3226" w:author="Lưu Gia Huy" w:date="2023-06-23T20:31:00Z">
        <w:r>
          <w:rPr>
            <w:rFonts w:ascii="Times New Roman" w:hAnsi="Times New Roman" w:cs="Times New Roman"/>
            <w:rPrChange w:id="3227" w:author="Lưu Gia Huy" w:date="2023-06-25T11:57:00Z">
              <w:rPr>
                <w:b w:val="0"/>
              </w:rPr>
            </w:rPrChange>
          </w:rPr>
          <w:t xml:space="preserve">9. </w:t>
        </w:r>
        <w:r>
          <w:rPr>
            <w:rFonts w:ascii="Times New Roman" w:hAnsi="Times New Roman" w:cs="Times New Roman"/>
            <w:b/>
            <w:bCs/>
            <w:rPrChange w:id="3228" w:author="Lưu Gia Huy" w:date="2023-06-25T11:57:00Z">
              <w:rPr>
                <w:b w:val="0"/>
              </w:rPr>
            </w:rPrChange>
          </w:rPr>
          <w:t>exercise angina</w:t>
        </w:r>
        <w:r>
          <w:rPr>
            <w:rFonts w:ascii="Times New Roman" w:hAnsi="Times New Roman" w:cs="Times New Roman"/>
            <w:rPrChange w:id="3229" w:author="Lưu Gia Huy" w:date="2023-06-25T11:57:00Z">
              <w:rPr>
                <w:b w:val="0"/>
              </w:rPr>
            </w:rPrChange>
          </w:rPr>
          <w:t>: Angina induced by exercise 0 depicting NO 1 depicting Yes (Nominal)</w:t>
        </w:r>
      </w:ins>
    </w:p>
    <w:p w14:paraId="35C7A93C" w14:textId="77777777" w:rsidR="00501C7E" w:rsidRDefault="00000000" w:rsidP="00501C7E">
      <w:pPr>
        <w:numPr>
          <w:ilvl w:val="255"/>
          <w:numId w:val="0"/>
        </w:numPr>
        <w:ind w:firstLine="720"/>
        <w:rPr>
          <w:ins w:id="3230" w:author="Lưu Gia Huy" w:date="2023-06-23T20:31:00Z"/>
        </w:rPr>
        <w:pPrChange w:id="3231" w:author="Lưu Gia Huy" w:date="2023-06-25T12:00:00Z">
          <w:pPr>
            <w:pStyle w:val="Heading1"/>
          </w:pPr>
        </w:pPrChange>
      </w:pPr>
      <w:ins w:id="3232" w:author="Lưu Gia Huy" w:date="2023-06-23T20:31:00Z">
        <w:r>
          <w:rPr>
            <w:rFonts w:ascii="Times New Roman" w:hAnsi="Times New Roman" w:cs="Times New Roman"/>
            <w:rPrChange w:id="3233" w:author="Lưu Gia Huy" w:date="2023-06-25T11:57:00Z">
              <w:rPr>
                <w:b w:val="0"/>
              </w:rPr>
            </w:rPrChange>
          </w:rPr>
          <w:t xml:space="preserve">10. </w:t>
        </w:r>
        <w:r>
          <w:rPr>
            <w:rFonts w:ascii="Times New Roman" w:hAnsi="Times New Roman" w:cs="Times New Roman"/>
            <w:b/>
            <w:bCs/>
            <w:rPrChange w:id="3234" w:author="Lưu Gia Huy" w:date="2023-06-25T11:57:00Z">
              <w:rPr>
                <w:b w:val="0"/>
              </w:rPr>
            </w:rPrChange>
          </w:rPr>
          <w:t>oldpeak</w:t>
        </w:r>
        <w:r>
          <w:rPr>
            <w:rFonts w:ascii="Times New Roman" w:hAnsi="Times New Roman" w:cs="Times New Roman"/>
            <w:rPrChange w:id="3235" w:author="Lưu Gia Huy" w:date="2023-06-25T11:57:00Z">
              <w:rPr>
                <w:b w:val="0"/>
              </w:rPr>
            </w:rPrChange>
          </w:rPr>
          <w:t>: Exercise induced ST-depression in comparison with the state of rest (Numeric)</w:t>
        </w:r>
      </w:ins>
    </w:p>
    <w:p w14:paraId="47B44494" w14:textId="77777777" w:rsidR="00501C7E" w:rsidRDefault="00000000" w:rsidP="00501C7E">
      <w:pPr>
        <w:numPr>
          <w:ilvl w:val="255"/>
          <w:numId w:val="0"/>
        </w:numPr>
        <w:ind w:firstLine="720"/>
        <w:rPr>
          <w:ins w:id="3236" w:author="Lưu Gia Huy" w:date="2023-06-23T20:31:00Z"/>
        </w:rPr>
        <w:pPrChange w:id="3237" w:author="Lưu Gia Huy" w:date="2023-06-25T12:00:00Z">
          <w:pPr>
            <w:pStyle w:val="Heading1"/>
          </w:pPr>
        </w:pPrChange>
      </w:pPr>
      <w:ins w:id="3238" w:author="Lưu Gia Huy" w:date="2023-06-23T20:31:00Z">
        <w:r>
          <w:rPr>
            <w:rFonts w:ascii="Times New Roman" w:hAnsi="Times New Roman" w:cs="Times New Roman"/>
            <w:rPrChange w:id="3239" w:author="Lưu Gia Huy" w:date="2023-06-25T11:57:00Z">
              <w:rPr>
                <w:b w:val="0"/>
              </w:rPr>
            </w:rPrChange>
          </w:rPr>
          <w:t xml:space="preserve">11. </w:t>
        </w:r>
        <w:r>
          <w:rPr>
            <w:rFonts w:ascii="Times New Roman" w:hAnsi="Times New Roman" w:cs="Times New Roman"/>
            <w:b/>
            <w:bCs/>
            <w:rPrChange w:id="3240" w:author="Lưu Gia Huy" w:date="2023-06-25T11:57:00Z">
              <w:rPr>
                <w:b w:val="0"/>
              </w:rPr>
            </w:rPrChange>
          </w:rPr>
          <w:t>ST slope</w:t>
        </w:r>
        <w:r>
          <w:rPr>
            <w:rFonts w:ascii="Times New Roman" w:hAnsi="Times New Roman" w:cs="Times New Roman"/>
            <w:rPrChange w:id="3241" w:author="Lưu Gia Huy" w:date="2023-06-25T11:57:00Z">
              <w:rPr>
                <w:b w:val="0"/>
              </w:rPr>
            </w:rPrChange>
          </w:rPr>
          <w:t>: ST segment measured in terms of slope during peak exercise 0: Normal 1: Upsloping 2: Flat 3: Downsloping (Nominal)</w:t>
        </w:r>
      </w:ins>
    </w:p>
    <w:p w14:paraId="69B7BD2D" w14:textId="77777777" w:rsidR="00501C7E" w:rsidRDefault="00000000" w:rsidP="00501C7E">
      <w:pPr>
        <w:numPr>
          <w:ilvl w:val="255"/>
          <w:numId w:val="0"/>
        </w:numPr>
        <w:ind w:firstLine="720"/>
        <w:rPr>
          <w:ins w:id="3242" w:author="Lưu Gia Huy" w:date="2023-06-23T20:33:00Z"/>
        </w:rPr>
        <w:pPrChange w:id="3243" w:author="Lưu Gia Huy" w:date="2023-06-25T12:00:00Z">
          <w:pPr>
            <w:pStyle w:val="Heading1"/>
          </w:pPr>
        </w:pPrChange>
      </w:pPr>
      <w:ins w:id="3244" w:author="Lưu Gia Huy" w:date="2023-06-23T20:31:00Z">
        <w:r>
          <w:rPr>
            <w:rFonts w:ascii="Times New Roman" w:hAnsi="Times New Roman" w:cs="Times New Roman"/>
            <w:rPrChange w:id="3245" w:author="Lưu Gia Huy" w:date="2023-06-25T11:57:00Z">
              <w:rPr>
                <w:b w:val="0"/>
              </w:rPr>
            </w:rPrChange>
          </w:rPr>
          <w:lastRenderedPageBreak/>
          <w:t xml:space="preserve">12. </w:t>
        </w:r>
        <w:r>
          <w:rPr>
            <w:rFonts w:ascii="Times New Roman" w:hAnsi="Times New Roman" w:cs="Times New Roman"/>
            <w:b/>
            <w:bCs/>
            <w:rPrChange w:id="3246" w:author="Lưu Gia Huy" w:date="2023-06-25T11:57:00Z">
              <w:rPr>
                <w:b w:val="0"/>
              </w:rPr>
            </w:rPrChange>
          </w:rPr>
          <w:t>target</w:t>
        </w:r>
        <w:r>
          <w:rPr>
            <w:rFonts w:ascii="Times New Roman" w:hAnsi="Times New Roman" w:cs="Times New Roman"/>
            <w:rPrChange w:id="3247" w:author="Lưu Gia Huy" w:date="2023-06-25T11:57:00Z">
              <w:rPr>
                <w:b w:val="0"/>
              </w:rPr>
            </w:rPrChange>
          </w:rPr>
          <w:t>: It is the target variable which we have to predict 1 means patient is suffering from heart risk and 0 means patient is normal.</w:t>
        </w:r>
      </w:ins>
      <w:ins w:id="3248" w:author="Lưu Gia Huy" w:date="2023-06-23T20:33:00Z">
        <w:r>
          <w:rPr>
            <w:rFonts w:ascii="Times New Roman" w:hAnsi="Times New Roman" w:cs="Times New Roman"/>
            <w:rPrChange w:id="3249" w:author="Lưu Gia Huy" w:date="2023-06-25T11:57:00Z">
              <w:rPr>
                <w:b w:val="0"/>
              </w:rPr>
            </w:rPrChange>
          </w:rPr>
          <w:t xml:space="preserve"> (</w:t>
        </w:r>
        <w:r>
          <w:rPr>
            <w:rFonts w:ascii="Times New Roman" w:hAnsi="Times New Roman" w:cs="Times New Roman"/>
            <w:i/>
            <w:iCs/>
            <w:rPrChange w:id="3250" w:author="Lưu Gia Huy" w:date="2023-06-25T11:57:00Z">
              <w:rPr>
                <w:b w:val="0"/>
                <w:i/>
                <w:iCs/>
              </w:rPr>
            </w:rPrChange>
          </w:rPr>
          <w:t>Target variable</w:t>
        </w:r>
        <w:r>
          <w:rPr>
            <w:rFonts w:ascii="Times New Roman" w:hAnsi="Times New Roman" w:cs="Times New Roman"/>
            <w:rPrChange w:id="3251" w:author="Lưu Gia Huy" w:date="2023-06-25T11:57:00Z">
              <w:rPr>
                <w:b w:val="0"/>
              </w:rPr>
            </w:rPrChange>
          </w:rPr>
          <w:t>)</w:t>
        </w:r>
      </w:ins>
    </w:p>
    <w:p w14:paraId="48E15844" w14:textId="77777777" w:rsidR="00501C7E" w:rsidRDefault="00000000" w:rsidP="00501C7E">
      <w:pPr>
        <w:pStyle w:val="Heading2"/>
        <w:numPr>
          <w:ins w:id="3252" w:author="Lưu Gia Huy" w:date="2023-06-25T13:53:00Z"/>
        </w:numPr>
        <w:ind w:left="0"/>
        <w:rPr>
          <w:ins w:id="3253" w:author="Lưu Gia Huy" w:date="2023-06-23T20:43:00Z"/>
        </w:rPr>
        <w:pPrChange w:id="3254" w:author="Lưu Gia Huy" w:date="2023-06-25T13:53:00Z">
          <w:pPr>
            <w:pStyle w:val="Heading1"/>
          </w:pPr>
        </w:pPrChange>
      </w:pPr>
      <w:bookmarkStart w:id="3255" w:name="_Toc138588521"/>
      <w:ins w:id="3256" w:author="Lưu Gia Huy" w:date="2023-06-25T11:05:00Z">
        <w:r>
          <w:rPr>
            <w:rFonts w:ascii="Times New Roman" w:hAnsi="Times New Roman" w:cs="Times New Roman"/>
            <w:rPrChange w:id="3257" w:author="Lưu Gia Huy" w:date="2023-06-25T11:57:00Z">
              <w:rPr/>
            </w:rPrChange>
          </w:rPr>
          <w:t xml:space="preserve">Data proccessing </w:t>
        </w:r>
      </w:ins>
      <w:ins w:id="3258" w:author="Lưu Gia Huy" w:date="2023-06-25T11:06:00Z">
        <w:r>
          <w:rPr>
            <w:rFonts w:ascii="Times New Roman" w:hAnsi="Times New Roman" w:cs="Times New Roman"/>
            <w:rPrChange w:id="3259" w:author="Lưu Gia Huy" w:date="2023-06-25T11:57:00Z">
              <w:rPr/>
            </w:rPrChange>
          </w:rPr>
          <w:t>steps</w:t>
        </w:r>
      </w:ins>
      <w:bookmarkEnd w:id="3255"/>
    </w:p>
    <w:p w14:paraId="0803F848" w14:textId="77777777" w:rsidR="00501C7E" w:rsidRDefault="00000000" w:rsidP="00501C7E">
      <w:pPr>
        <w:rPr>
          <w:ins w:id="3260" w:author="Lưu Gia Huy" w:date="2023-06-25T11:06:00Z"/>
        </w:rPr>
        <w:pPrChange w:id="3261" w:author="Lưu Gia Huy" w:date="2023-06-25T12:00:00Z">
          <w:pPr>
            <w:pStyle w:val="Heading1"/>
          </w:pPr>
        </w:pPrChange>
      </w:pPr>
      <w:ins w:id="3262" w:author="Lưu Gia Huy" w:date="2023-06-25T11:06:00Z">
        <w:r>
          <w:rPr>
            <w:rFonts w:ascii="Times New Roman" w:hAnsi="Times New Roman" w:cs="Times New Roman"/>
            <w:rPrChange w:id="3263" w:author="Lưu Gia Huy" w:date="2023-06-25T11:57:00Z">
              <w:rPr/>
            </w:rPrChange>
          </w:rPr>
          <w:t>We will perform two main steps in this stage: data labeling and data encryption.</w:t>
        </w:r>
      </w:ins>
    </w:p>
    <w:p w14:paraId="1B5891E3" w14:textId="77777777" w:rsidR="00501C7E" w:rsidRDefault="00000000" w:rsidP="00501C7E">
      <w:pPr>
        <w:rPr>
          <w:ins w:id="3264" w:author="Lưu Gia Huy" w:date="2023-06-25T11:06:00Z"/>
        </w:rPr>
        <w:pPrChange w:id="3265" w:author="Lưu Gia Huy" w:date="2023-06-25T12:00:00Z">
          <w:pPr>
            <w:pStyle w:val="Heading1"/>
          </w:pPr>
        </w:pPrChange>
      </w:pPr>
      <w:ins w:id="3266" w:author="Lưu Gia Huy" w:date="2023-06-25T11:06:00Z">
        <w:r>
          <w:rPr>
            <w:rFonts w:ascii="Times New Roman" w:hAnsi="Times New Roman" w:cs="Times New Roman"/>
            <w:rPrChange w:id="3267" w:author="Lưu Gia Huy" w:date="2023-06-25T11:57:00Z">
              <w:rPr/>
            </w:rPrChange>
          </w:rPr>
          <w:t>Data labeling: We will assign labels to the data points in the original dataset. This process may involve determining classes/groups and labeling the data points accordingly. For example, assigning label 0 for Class A, label 1 for Class B, and so on.</w:t>
        </w:r>
      </w:ins>
    </w:p>
    <w:tbl>
      <w:tblPr>
        <w:tblpPr w:leftFromText="180" w:rightFromText="180" w:vertAnchor="text" w:horzAnchor="page" w:tblpX="7344" w:tblpY="5795"/>
        <w:tblOverlap w:val="never"/>
        <w:tblW w:w="3780" w:type="dxa"/>
        <w:tblCellSpacing w:w="0" w:type="dxa"/>
        <w:tblCellMar>
          <w:left w:w="0" w:type="dxa"/>
          <w:right w:w="0" w:type="dxa"/>
        </w:tblCellMar>
        <w:tblLook w:val="04A0" w:firstRow="1" w:lastRow="0" w:firstColumn="1" w:lastColumn="0" w:noHBand="0" w:noVBand="1"/>
      </w:tblPr>
      <w:tblGrid>
        <w:gridCol w:w="945"/>
        <w:gridCol w:w="945"/>
        <w:gridCol w:w="945"/>
        <w:gridCol w:w="945"/>
      </w:tblGrid>
      <w:tr w:rsidR="00501C7E" w14:paraId="6E6A2266" w14:textId="77777777">
        <w:trPr>
          <w:trHeight w:val="465"/>
          <w:tblCellSpacing w:w="0" w:type="dxa"/>
        </w:trPr>
        <w:tc>
          <w:tcPr>
            <w:tcW w:w="945" w:type="dxa"/>
            <w:tcBorders>
              <w:top w:val="single" w:sz="4" w:space="0" w:color="FFFFFF"/>
              <w:left w:val="single" w:sz="4" w:space="0" w:color="FFFFFF"/>
              <w:bottom w:val="single" w:sz="12" w:space="0" w:color="FFFFFF"/>
              <w:right w:val="single" w:sz="4" w:space="0" w:color="FFFFFF"/>
            </w:tcBorders>
            <w:shd w:val="clear" w:color="auto" w:fill="004C54"/>
            <w:tcMar>
              <w:top w:w="72" w:type="dxa"/>
              <w:left w:w="144" w:type="dxa"/>
              <w:bottom w:w="72" w:type="dxa"/>
              <w:right w:w="144" w:type="dxa"/>
            </w:tcMar>
          </w:tcPr>
          <w:p w14:paraId="2FE17FFE" w14:textId="77777777" w:rsidR="00501C7E" w:rsidRDefault="00000000" w:rsidP="00501C7E">
            <w:pPr>
              <w:pStyle w:val="NormalWeb"/>
              <w:spacing w:line="360" w:lineRule="auto"/>
              <w:pPrChange w:id="3268" w:author="Lưu Gia Huy" w:date="2023-06-25T12:00:00Z">
                <w:pPr>
                  <w:pStyle w:val="NormalWeb"/>
                  <w:framePr w:hSpace="180" w:wrap="around" w:vAnchor="text" w:hAnchor="page" w:x="7344" w:y="5795"/>
                  <w:suppressOverlap/>
                </w:pPr>
              </w:pPrChange>
            </w:pPr>
            <w:r>
              <w:rPr>
                <w:b/>
                <w:bCs/>
                <w:color w:val="FFFFFF"/>
                <w:sz w:val="28"/>
                <w:szCs w:val="28"/>
              </w:rPr>
              <w:t>A</w:t>
            </w:r>
          </w:p>
        </w:tc>
        <w:tc>
          <w:tcPr>
            <w:tcW w:w="945" w:type="dxa"/>
            <w:tcBorders>
              <w:top w:val="single" w:sz="4" w:space="0" w:color="FFFFFF"/>
              <w:left w:val="single" w:sz="4" w:space="0" w:color="FFFFFF"/>
              <w:bottom w:val="single" w:sz="12" w:space="0" w:color="FFFFFF"/>
              <w:right w:val="single" w:sz="4" w:space="0" w:color="FFFFFF"/>
            </w:tcBorders>
            <w:shd w:val="clear" w:color="auto" w:fill="004C54"/>
            <w:tcMar>
              <w:top w:w="72" w:type="dxa"/>
              <w:left w:w="144" w:type="dxa"/>
              <w:bottom w:w="72" w:type="dxa"/>
              <w:right w:w="144" w:type="dxa"/>
            </w:tcMar>
          </w:tcPr>
          <w:p w14:paraId="78F7F488" w14:textId="77777777" w:rsidR="00501C7E" w:rsidRDefault="00000000" w:rsidP="00501C7E">
            <w:pPr>
              <w:pStyle w:val="NormalWeb"/>
              <w:spacing w:line="360" w:lineRule="auto"/>
              <w:pPrChange w:id="3269" w:author="Lưu Gia Huy" w:date="2023-06-25T12:00:00Z">
                <w:pPr>
                  <w:pStyle w:val="NormalWeb"/>
                  <w:framePr w:hSpace="180" w:wrap="around" w:vAnchor="text" w:hAnchor="page" w:x="7344" w:y="5795"/>
                  <w:suppressOverlap/>
                </w:pPr>
              </w:pPrChange>
            </w:pPr>
            <w:r>
              <w:rPr>
                <w:b/>
                <w:bCs/>
                <w:color w:val="FFFFFF"/>
                <w:sz w:val="28"/>
                <w:szCs w:val="28"/>
              </w:rPr>
              <w:t>B</w:t>
            </w:r>
          </w:p>
        </w:tc>
        <w:tc>
          <w:tcPr>
            <w:tcW w:w="945" w:type="dxa"/>
            <w:tcBorders>
              <w:top w:val="single" w:sz="4" w:space="0" w:color="FFFFFF"/>
              <w:left w:val="single" w:sz="4" w:space="0" w:color="FFFFFF"/>
              <w:bottom w:val="single" w:sz="12" w:space="0" w:color="FFFFFF"/>
              <w:right w:val="single" w:sz="4" w:space="0" w:color="FFFFFF"/>
            </w:tcBorders>
            <w:shd w:val="clear" w:color="auto" w:fill="004C54"/>
            <w:tcMar>
              <w:top w:w="72" w:type="dxa"/>
              <w:left w:w="144" w:type="dxa"/>
              <w:bottom w:w="72" w:type="dxa"/>
              <w:right w:w="144" w:type="dxa"/>
            </w:tcMar>
          </w:tcPr>
          <w:p w14:paraId="5B6D0DA0" w14:textId="77777777" w:rsidR="00501C7E" w:rsidRDefault="00000000" w:rsidP="00501C7E">
            <w:pPr>
              <w:pStyle w:val="NormalWeb"/>
              <w:spacing w:line="360" w:lineRule="auto"/>
              <w:pPrChange w:id="3270" w:author="Lưu Gia Huy" w:date="2023-06-25T12:00:00Z">
                <w:pPr>
                  <w:pStyle w:val="NormalWeb"/>
                  <w:framePr w:hSpace="180" w:wrap="around" w:vAnchor="text" w:hAnchor="page" w:x="7344" w:y="5795"/>
                  <w:suppressOverlap/>
                </w:pPr>
              </w:pPrChange>
            </w:pPr>
            <w:r>
              <w:rPr>
                <w:b/>
                <w:bCs/>
                <w:color w:val="FFFFFF"/>
                <w:sz w:val="28"/>
                <w:szCs w:val="28"/>
              </w:rPr>
              <w:t>...</w:t>
            </w:r>
          </w:p>
        </w:tc>
        <w:tc>
          <w:tcPr>
            <w:tcW w:w="945" w:type="dxa"/>
            <w:tcBorders>
              <w:top w:val="single" w:sz="4" w:space="0" w:color="FFFFFF"/>
              <w:left w:val="single" w:sz="4" w:space="0" w:color="FFFFFF"/>
              <w:bottom w:val="single" w:sz="12" w:space="0" w:color="FFFFFF"/>
              <w:right w:val="single" w:sz="4" w:space="0" w:color="FFFFFF"/>
            </w:tcBorders>
            <w:shd w:val="clear" w:color="auto" w:fill="004C54"/>
            <w:tcMar>
              <w:top w:w="72" w:type="dxa"/>
              <w:left w:w="144" w:type="dxa"/>
              <w:bottom w:w="72" w:type="dxa"/>
              <w:right w:w="144" w:type="dxa"/>
            </w:tcMar>
          </w:tcPr>
          <w:p w14:paraId="01B095A9" w14:textId="77777777" w:rsidR="00501C7E" w:rsidRDefault="00000000" w:rsidP="00501C7E">
            <w:pPr>
              <w:pStyle w:val="NormalWeb"/>
              <w:spacing w:line="360" w:lineRule="auto"/>
              <w:pPrChange w:id="3271" w:author="Lưu Gia Huy" w:date="2023-06-25T12:00:00Z">
                <w:pPr>
                  <w:pStyle w:val="NormalWeb"/>
                  <w:framePr w:hSpace="180" w:wrap="around" w:vAnchor="text" w:hAnchor="page" w:x="7344" w:y="5795"/>
                  <w:suppressOverlap/>
                </w:pPr>
              </w:pPrChange>
            </w:pPr>
            <w:r>
              <w:rPr>
                <w:b/>
                <w:bCs/>
                <w:color w:val="FFFFFF"/>
                <w:sz w:val="28"/>
                <w:szCs w:val="28"/>
              </w:rPr>
              <w:t>Z</w:t>
            </w:r>
          </w:p>
        </w:tc>
      </w:tr>
      <w:tr w:rsidR="00501C7E" w14:paraId="011E266E" w14:textId="77777777">
        <w:trPr>
          <w:trHeight w:val="417"/>
          <w:tblCellSpacing w:w="0" w:type="dxa"/>
        </w:trPr>
        <w:tc>
          <w:tcPr>
            <w:tcW w:w="945" w:type="dxa"/>
            <w:tcBorders>
              <w:top w:val="single" w:sz="4" w:space="0" w:color="FFFFFF"/>
              <w:left w:val="single" w:sz="4" w:space="0" w:color="FFFFFF"/>
              <w:bottom w:val="single" w:sz="12" w:space="0" w:color="FFFFFF"/>
              <w:right w:val="single" w:sz="4" w:space="0" w:color="FFFFFF"/>
            </w:tcBorders>
            <w:shd w:val="clear" w:color="auto" w:fill="00717D"/>
            <w:tcMar>
              <w:top w:w="72" w:type="dxa"/>
              <w:left w:w="144" w:type="dxa"/>
              <w:bottom w:w="72" w:type="dxa"/>
              <w:right w:w="144" w:type="dxa"/>
            </w:tcMar>
          </w:tcPr>
          <w:p w14:paraId="78B69120" w14:textId="77777777" w:rsidR="00501C7E" w:rsidRDefault="00000000" w:rsidP="00501C7E">
            <w:pPr>
              <w:pStyle w:val="NormalWeb"/>
              <w:spacing w:line="360" w:lineRule="auto"/>
              <w:pPrChange w:id="3272" w:author="Lưu Gia Huy" w:date="2023-06-25T12:00:00Z">
                <w:pPr>
                  <w:pStyle w:val="NormalWeb"/>
                  <w:framePr w:hSpace="180" w:wrap="around" w:vAnchor="text" w:hAnchor="page" w:x="7344" w:y="5795"/>
                  <w:suppressOverlap/>
                </w:pPr>
              </w:pPrChange>
            </w:pPr>
            <w:r>
              <w:rPr>
                <w:color w:val="FFFFFF"/>
                <w:sz w:val="28"/>
                <w:szCs w:val="28"/>
              </w:rPr>
              <w:t>A60</w:t>
            </w:r>
          </w:p>
        </w:tc>
        <w:tc>
          <w:tcPr>
            <w:tcW w:w="945" w:type="dxa"/>
            <w:tcBorders>
              <w:top w:val="single" w:sz="4" w:space="0" w:color="FFFFFF"/>
              <w:left w:val="single" w:sz="4" w:space="0" w:color="FFFFFF"/>
              <w:bottom w:val="single" w:sz="12" w:space="0" w:color="FFFFFF"/>
              <w:right w:val="single" w:sz="4" w:space="0" w:color="FFFFFF"/>
            </w:tcBorders>
            <w:shd w:val="clear" w:color="auto" w:fill="00717D"/>
            <w:tcMar>
              <w:top w:w="72" w:type="dxa"/>
              <w:left w:w="144" w:type="dxa"/>
              <w:bottom w:w="72" w:type="dxa"/>
              <w:right w:w="144" w:type="dxa"/>
            </w:tcMar>
          </w:tcPr>
          <w:p w14:paraId="0EEA62F4" w14:textId="77777777" w:rsidR="00501C7E" w:rsidRDefault="00000000" w:rsidP="00501C7E">
            <w:pPr>
              <w:pStyle w:val="NormalWeb"/>
              <w:spacing w:line="360" w:lineRule="auto"/>
              <w:pPrChange w:id="3273" w:author="Lưu Gia Huy" w:date="2023-06-25T12:00:00Z">
                <w:pPr>
                  <w:pStyle w:val="NormalWeb"/>
                  <w:framePr w:hSpace="180" w:wrap="around" w:vAnchor="text" w:hAnchor="page" w:x="7344" w:y="5795"/>
                  <w:suppressOverlap/>
                </w:pPr>
              </w:pPrChange>
            </w:pPr>
            <w:r>
              <w:rPr>
                <w:color w:val="FFFFFF"/>
                <w:sz w:val="28"/>
                <w:szCs w:val="28"/>
              </w:rPr>
              <w:t>B1</w:t>
            </w:r>
          </w:p>
        </w:tc>
        <w:tc>
          <w:tcPr>
            <w:tcW w:w="945" w:type="dxa"/>
            <w:tcBorders>
              <w:top w:val="single" w:sz="4" w:space="0" w:color="FFFFFF"/>
              <w:left w:val="single" w:sz="4" w:space="0" w:color="FFFFFF"/>
              <w:bottom w:val="single" w:sz="12" w:space="0" w:color="FFFFFF"/>
              <w:right w:val="single" w:sz="4" w:space="0" w:color="FFFFFF"/>
            </w:tcBorders>
            <w:shd w:val="clear" w:color="auto" w:fill="00717D"/>
            <w:tcMar>
              <w:top w:w="72" w:type="dxa"/>
              <w:left w:w="144" w:type="dxa"/>
              <w:bottom w:w="72" w:type="dxa"/>
              <w:right w:w="144" w:type="dxa"/>
            </w:tcMar>
          </w:tcPr>
          <w:p w14:paraId="50E2D486" w14:textId="77777777" w:rsidR="00501C7E" w:rsidRDefault="00000000" w:rsidP="00501C7E">
            <w:pPr>
              <w:pStyle w:val="NormalWeb"/>
              <w:spacing w:line="360" w:lineRule="auto"/>
              <w:pPrChange w:id="3274" w:author="Lưu Gia Huy" w:date="2023-06-25T12:00:00Z">
                <w:pPr>
                  <w:pStyle w:val="NormalWeb"/>
                  <w:framePr w:hSpace="180" w:wrap="around" w:vAnchor="text" w:hAnchor="page" w:x="7344" w:y="5795"/>
                  <w:suppressOverlap/>
                </w:pPr>
              </w:pPrChange>
            </w:pPr>
            <w:r>
              <w:rPr>
                <w:color w:val="FFFFFF"/>
                <w:sz w:val="28"/>
                <w:szCs w:val="28"/>
              </w:rPr>
              <w:t>...</w:t>
            </w:r>
          </w:p>
        </w:tc>
        <w:tc>
          <w:tcPr>
            <w:tcW w:w="945" w:type="dxa"/>
            <w:tcBorders>
              <w:top w:val="single" w:sz="4" w:space="0" w:color="FFFFFF"/>
              <w:left w:val="single" w:sz="4" w:space="0" w:color="FFFFFF"/>
              <w:bottom w:val="single" w:sz="12" w:space="0" w:color="FFFFFF"/>
              <w:right w:val="single" w:sz="4" w:space="0" w:color="FFFFFF"/>
            </w:tcBorders>
            <w:shd w:val="clear" w:color="auto" w:fill="00717D"/>
            <w:tcMar>
              <w:top w:w="72" w:type="dxa"/>
              <w:left w:w="144" w:type="dxa"/>
              <w:bottom w:w="72" w:type="dxa"/>
              <w:right w:w="144" w:type="dxa"/>
            </w:tcMar>
          </w:tcPr>
          <w:p w14:paraId="29000720" w14:textId="77777777" w:rsidR="00501C7E" w:rsidRDefault="00000000" w:rsidP="00501C7E">
            <w:pPr>
              <w:pStyle w:val="NormalWeb"/>
              <w:spacing w:line="360" w:lineRule="auto"/>
              <w:pPrChange w:id="3275" w:author="Lưu Gia Huy" w:date="2023-06-25T12:00:00Z">
                <w:pPr>
                  <w:pStyle w:val="NormalWeb"/>
                  <w:framePr w:hSpace="180" w:wrap="around" w:vAnchor="text" w:hAnchor="page" w:x="7344" w:y="5795"/>
                  <w:suppressOverlap/>
                </w:pPr>
              </w:pPrChange>
            </w:pPr>
            <w:r>
              <w:rPr>
                <w:color w:val="FFFFFF"/>
                <w:sz w:val="28"/>
                <w:szCs w:val="28"/>
              </w:rPr>
              <w:t>Z1</w:t>
            </w:r>
          </w:p>
        </w:tc>
      </w:tr>
      <w:tr w:rsidR="00501C7E" w14:paraId="18E34EC4" w14:textId="77777777">
        <w:trPr>
          <w:trHeight w:val="407"/>
          <w:tblCellSpacing w:w="0" w:type="dxa"/>
        </w:trPr>
        <w:tc>
          <w:tcPr>
            <w:tcW w:w="945" w:type="dxa"/>
            <w:tcBorders>
              <w:top w:val="single" w:sz="4" w:space="0" w:color="FFFFFF"/>
              <w:left w:val="single" w:sz="4" w:space="0" w:color="FFFFFF"/>
              <w:bottom w:val="single" w:sz="12" w:space="0" w:color="FFFFFF"/>
              <w:right w:val="single" w:sz="4" w:space="0" w:color="FFFFFF"/>
            </w:tcBorders>
            <w:shd w:val="clear" w:color="auto" w:fill="76F2FF"/>
            <w:tcMar>
              <w:top w:w="72" w:type="dxa"/>
              <w:left w:w="144" w:type="dxa"/>
              <w:bottom w:w="72" w:type="dxa"/>
              <w:right w:w="144" w:type="dxa"/>
            </w:tcMar>
          </w:tcPr>
          <w:p w14:paraId="7CB4E83B" w14:textId="77777777" w:rsidR="00501C7E" w:rsidRDefault="00000000" w:rsidP="00501C7E">
            <w:pPr>
              <w:pStyle w:val="NormalWeb"/>
              <w:spacing w:line="360" w:lineRule="auto"/>
              <w:pPrChange w:id="3276" w:author="Lưu Gia Huy" w:date="2023-06-25T12:00:00Z">
                <w:pPr>
                  <w:pStyle w:val="NormalWeb"/>
                  <w:framePr w:hSpace="180" w:wrap="around" w:vAnchor="text" w:hAnchor="page" w:x="7344" w:y="5795"/>
                  <w:suppressOverlap/>
                </w:pPr>
              </w:pPrChange>
            </w:pPr>
            <w:r>
              <w:rPr>
                <w:color w:val="000000"/>
                <w:sz w:val="28"/>
                <w:szCs w:val="28"/>
              </w:rPr>
              <w:t>...</w:t>
            </w:r>
          </w:p>
        </w:tc>
        <w:tc>
          <w:tcPr>
            <w:tcW w:w="945" w:type="dxa"/>
            <w:tcBorders>
              <w:top w:val="single" w:sz="4" w:space="0" w:color="FFFFFF"/>
              <w:left w:val="single" w:sz="4" w:space="0" w:color="FFFFFF"/>
              <w:bottom w:val="single" w:sz="12" w:space="0" w:color="FFFFFF"/>
              <w:right w:val="single" w:sz="4" w:space="0" w:color="FFFFFF"/>
            </w:tcBorders>
            <w:shd w:val="clear" w:color="auto" w:fill="76F2FF"/>
            <w:tcMar>
              <w:top w:w="72" w:type="dxa"/>
              <w:left w:w="144" w:type="dxa"/>
              <w:bottom w:w="72" w:type="dxa"/>
              <w:right w:w="144" w:type="dxa"/>
            </w:tcMar>
          </w:tcPr>
          <w:p w14:paraId="433E07F6" w14:textId="77777777" w:rsidR="00501C7E" w:rsidRDefault="00000000" w:rsidP="00501C7E">
            <w:pPr>
              <w:pStyle w:val="NormalWeb"/>
              <w:spacing w:line="360" w:lineRule="auto"/>
              <w:pPrChange w:id="3277" w:author="Lưu Gia Huy" w:date="2023-06-25T12:00:00Z">
                <w:pPr>
                  <w:pStyle w:val="NormalWeb"/>
                  <w:framePr w:hSpace="180" w:wrap="around" w:vAnchor="text" w:hAnchor="page" w:x="7344" w:y="5795"/>
                  <w:suppressOverlap/>
                </w:pPr>
              </w:pPrChange>
            </w:pPr>
            <w:r>
              <w:rPr>
                <w:color w:val="000000"/>
                <w:sz w:val="28"/>
                <w:szCs w:val="28"/>
              </w:rPr>
              <w:t>...</w:t>
            </w:r>
          </w:p>
        </w:tc>
        <w:tc>
          <w:tcPr>
            <w:tcW w:w="945" w:type="dxa"/>
            <w:tcBorders>
              <w:top w:val="single" w:sz="4" w:space="0" w:color="FFFFFF"/>
              <w:left w:val="single" w:sz="4" w:space="0" w:color="FFFFFF"/>
              <w:bottom w:val="single" w:sz="12" w:space="0" w:color="FFFFFF"/>
              <w:right w:val="single" w:sz="4" w:space="0" w:color="FFFFFF"/>
            </w:tcBorders>
            <w:shd w:val="clear" w:color="auto" w:fill="76F2FF"/>
            <w:tcMar>
              <w:top w:w="72" w:type="dxa"/>
              <w:left w:w="144" w:type="dxa"/>
              <w:bottom w:w="72" w:type="dxa"/>
              <w:right w:w="144" w:type="dxa"/>
            </w:tcMar>
          </w:tcPr>
          <w:p w14:paraId="3DC4365E" w14:textId="77777777" w:rsidR="00501C7E" w:rsidRDefault="00000000" w:rsidP="00501C7E">
            <w:pPr>
              <w:pStyle w:val="NormalWeb"/>
              <w:spacing w:line="360" w:lineRule="auto"/>
              <w:pPrChange w:id="3278" w:author="Lưu Gia Huy" w:date="2023-06-25T12:00:00Z">
                <w:pPr>
                  <w:pStyle w:val="NormalWeb"/>
                  <w:framePr w:hSpace="180" w:wrap="around" w:vAnchor="text" w:hAnchor="page" w:x="7344" w:y="5795"/>
                  <w:suppressOverlap/>
                </w:pPr>
              </w:pPrChange>
            </w:pPr>
            <w:r>
              <w:rPr>
                <w:color w:val="000000"/>
                <w:sz w:val="28"/>
                <w:szCs w:val="28"/>
              </w:rPr>
              <w:t>...</w:t>
            </w:r>
          </w:p>
        </w:tc>
        <w:tc>
          <w:tcPr>
            <w:tcW w:w="945" w:type="dxa"/>
            <w:tcBorders>
              <w:top w:val="single" w:sz="4" w:space="0" w:color="FFFFFF"/>
              <w:left w:val="single" w:sz="4" w:space="0" w:color="FFFFFF"/>
              <w:bottom w:val="single" w:sz="12" w:space="0" w:color="FFFFFF"/>
              <w:right w:val="single" w:sz="4" w:space="0" w:color="FFFFFF"/>
            </w:tcBorders>
            <w:shd w:val="clear" w:color="auto" w:fill="76F2FF"/>
            <w:tcMar>
              <w:top w:w="72" w:type="dxa"/>
              <w:left w:w="144" w:type="dxa"/>
              <w:bottom w:w="72" w:type="dxa"/>
              <w:right w:w="144" w:type="dxa"/>
            </w:tcMar>
          </w:tcPr>
          <w:p w14:paraId="2B66915C" w14:textId="77777777" w:rsidR="00501C7E" w:rsidRDefault="00000000" w:rsidP="00501C7E">
            <w:pPr>
              <w:pStyle w:val="NormalWeb"/>
              <w:spacing w:line="360" w:lineRule="auto"/>
              <w:pPrChange w:id="3279" w:author="Lưu Gia Huy" w:date="2023-06-25T12:00:00Z">
                <w:pPr>
                  <w:pStyle w:val="NormalWeb"/>
                  <w:framePr w:hSpace="180" w:wrap="around" w:vAnchor="text" w:hAnchor="page" w:x="7344" w:y="5795"/>
                  <w:suppressOverlap/>
                </w:pPr>
              </w:pPrChange>
            </w:pPr>
            <w:r>
              <w:rPr>
                <w:color w:val="000000"/>
                <w:sz w:val="28"/>
                <w:szCs w:val="28"/>
              </w:rPr>
              <w:t>...</w:t>
            </w:r>
          </w:p>
        </w:tc>
      </w:tr>
      <w:tr w:rsidR="00501C7E" w14:paraId="3F4B3CFA" w14:textId="77777777">
        <w:trPr>
          <w:trHeight w:val="427"/>
          <w:tblCellSpacing w:w="0" w:type="dxa"/>
        </w:trPr>
        <w:tc>
          <w:tcPr>
            <w:tcW w:w="945" w:type="dxa"/>
            <w:tcBorders>
              <w:top w:val="single" w:sz="4" w:space="0" w:color="FFFFFF"/>
              <w:left w:val="single" w:sz="4" w:space="0" w:color="FFFFFF"/>
              <w:bottom w:val="single" w:sz="12" w:space="0" w:color="FFFFFF"/>
              <w:right w:val="single" w:sz="4" w:space="0" w:color="FFFFFF"/>
            </w:tcBorders>
            <w:shd w:val="clear" w:color="auto" w:fill="BAF8FF"/>
            <w:tcMar>
              <w:top w:w="72" w:type="dxa"/>
              <w:left w:w="144" w:type="dxa"/>
              <w:bottom w:w="72" w:type="dxa"/>
              <w:right w:w="144" w:type="dxa"/>
            </w:tcMar>
          </w:tcPr>
          <w:p w14:paraId="63516E99" w14:textId="77777777" w:rsidR="00501C7E" w:rsidRDefault="00000000" w:rsidP="00501C7E">
            <w:pPr>
              <w:pStyle w:val="NormalWeb"/>
              <w:spacing w:line="360" w:lineRule="auto"/>
              <w:pPrChange w:id="3280" w:author="Lưu Gia Huy" w:date="2023-06-25T12:00:00Z">
                <w:pPr>
                  <w:pStyle w:val="NormalWeb"/>
                  <w:framePr w:hSpace="180" w:wrap="around" w:vAnchor="text" w:hAnchor="page" w:x="7344" w:y="5795"/>
                  <w:suppressOverlap/>
                </w:pPr>
              </w:pPrChange>
            </w:pPr>
            <w:r>
              <w:rPr>
                <w:color w:val="000000"/>
                <w:sz w:val="28"/>
                <w:szCs w:val="28"/>
              </w:rPr>
              <w:t>A75</w:t>
            </w:r>
          </w:p>
        </w:tc>
        <w:tc>
          <w:tcPr>
            <w:tcW w:w="945" w:type="dxa"/>
            <w:tcBorders>
              <w:top w:val="single" w:sz="4" w:space="0" w:color="FFFFFF"/>
              <w:left w:val="single" w:sz="4" w:space="0" w:color="FFFFFF"/>
              <w:bottom w:val="single" w:sz="12" w:space="0" w:color="FFFFFF"/>
              <w:right w:val="single" w:sz="4" w:space="0" w:color="FFFFFF"/>
            </w:tcBorders>
            <w:shd w:val="clear" w:color="auto" w:fill="BAF8FF"/>
            <w:tcMar>
              <w:top w:w="72" w:type="dxa"/>
              <w:left w:w="144" w:type="dxa"/>
              <w:bottom w:w="72" w:type="dxa"/>
              <w:right w:w="144" w:type="dxa"/>
            </w:tcMar>
          </w:tcPr>
          <w:p w14:paraId="460CC2AA" w14:textId="77777777" w:rsidR="00501C7E" w:rsidRDefault="00000000" w:rsidP="00501C7E">
            <w:pPr>
              <w:pStyle w:val="NormalWeb"/>
              <w:spacing w:line="360" w:lineRule="auto"/>
              <w:pPrChange w:id="3281" w:author="Lưu Gia Huy" w:date="2023-06-25T12:00:00Z">
                <w:pPr>
                  <w:pStyle w:val="NormalWeb"/>
                  <w:framePr w:hSpace="180" w:wrap="around" w:vAnchor="text" w:hAnchor="page" w:x="7344" w:y="5795"/>
                  <w:suppressOverlap/>
                </w:pPr>
              </w:pPrChange>
            </w:pPr>
            <w:r>
              <w:rPr>
                <w:color w:val="000000"/>
                <w:sz w:val="28"/>
                <w:szCs w:val="28"/>
              </w:rPr>
              <w:t>B0</w:t>
            </w:r>
          </w:p>
        </w:tc>
        <w:tc>
          <w:tcPr>
            <w:tcW w:w="945" w:type="dxa"/>
            <w:tcBorders>
              <w:top w:val="single" w:sz="4" w:space="0" w:color="FFFFFF"/>
              <w:left w:val="single" w:sz="4" w:space="0" w:color="FFFFFF"/>
              <w:bottom w:val="single" w:sz="12" w:space="0" w:color="FFFFFF"/>
              <w:right w:val="single" w:sz="4" w:space="0" w:color="FFFFFF"/>
            </w:tcBorders>
            <w:shd w:val="clear" w:color="auto" w:fill="BAF8FF"/>
            <w:tcMar>
              <w:top w:w="72" w:type="dxa"/>
              <w:left w:w="144" w:type="dxa"/>
              <w:bottom w:w="72" w:type="dxa"/>
              <w:right w:w="144" w:type="dxa"/>
            </w:tcMar>
          </w:tcPr>
          <w:p w14:paraId="7294E0DA" w14:textId="77777777" w:rsidR="00501C7E" w:rsidRDefault="00000000" w:rsidP="00501C7E">
            <w:pPr>
              <w:pStyle w:val="NormalWeb"/>
              <w:spacing w:line="360" w:lineRule="auto"/>
              <w:pPrChange w:id="3282" w:author="Lưu Gia Huy" w:date="2023-06-25T12:00:00Z">
                <w:pPr>
                  <w:pStyle w:val="NormalWeb"/>
                  <w:framePr w:hSpace="180" w:wrap="around" w:vAnchor="text" w:hAnchor="page" w:x="7344" w:y="5795"/>
                  <w:suppressOverlap/>
                </w:pPr>
              </w:pPrChange>
            </w:pPr>
            <w:r>
              <w:rPr>
                <w:color w:val="000000"/>
                <w:sz w:val="28"/>
                <w:szCs w:val="28"/>
              </w:rPr>
              <w:t>...</w:t>
            </w:r>
          </w:p>
        </w:tc>
        <w:tc>
          <w:tcPr>
            <w:tcW w:w="945" w:type="dxa"/>
            <w:tcBorders>
              <w:top w:val="single" w:sz="4" w:space="0" w:color="FFFFFF"/>
              <w:left w:val="single" w:sz="4" w:space="0" w:color="FFFFFF"/>
              <w:bottom w:val="single" w:sz="12" w:space="0" w:color="FFFFFF"/>
              <w:right w:val="single" w:sz="4" w:space="0" w:color="FFFFFF"/>
            </w:tcBorders>
            <w:shd w:val="clear" w:color="auto" w:fill="BAF8FF"/>
            <w:tcMar>
              <w:top w:w="72" w:type="dxa"/>
              <w:left w:w="144" w:type="dxa"/>
              <w:bottom w:w="72" w:type="dxa"/>
              <w:right w:w="144" w:type="dxa"/>
            </w:tcMar>
          </w:tcPr>
          <w:p w14:paraId="5482F704" w14:textId="77777777" w:rsidR="00501C7E" w:rsidRDefault="00000000" w:rsidP="00501C7E">
            <w:pPr>
              <w:pStyle w:val="NormalWeb"/>
              <w:spacing w:line="360" w:lineRule="auto"/>
              <w:pPrChange w:id="3283" w:author="Lưu Gia Huy" w:date="2023-06-25T12:00:00Z">
                <w:pPr>
                  <w:pStyle w:val="NormalWeb"/>
                  <w:framePr w:hSpace="180" w:wrap="around" w:vAnchor="text" w:hAnchor="page" w:x="7344" w:y="5795"/>
                  <w:suppressOverlap/>
                </w:pPr>
              </w:pPrChange>
            </w:pPr>
            <w:r>
              <w:rPr>
                <w:color w:val="000000"/>
                <w:sz w:val="28"/>
                <w:szCs w:val="28"/>
              </w:rPr>
              <w:t>Z0</w:t>
            </w:r>
          </w:p>
        </w:tc>
      </w:tr>
    </w:tbl>
    <w:tbl>
      <w:tblPr>
        <w:tblpPr w:leftFromText="180" w:rightFromText="180" w:vertAnchor="text" w:horzAnchor="page" w:tblpX="3899" w:tblpY="2446"/>
        <w:tblOverlap w:val="never"/>
        <w:tblW w:w="4460" w:type="dxa"/>
        <w:tblCellSpacing w:w="0" w:type="dxa"/>
        <w:tblCellMar>
          <w:left w:w="0" w:type="dxa"/>
          <w:right w:w="0" w:type="dxa"/>
        </w:tblCellMar>
        <w:tblLook w:val="04A0" w:firstRow="1" w:lastRow="0" w:firstColumn="1" w:lastColumn="0" w:noHBand="0" w:noVBand="1"/>
        <w:tblPrChange w:id="3284" w:author="Lưu Gia Huy" w:date="2023-06-25T13:51:00Z">
          <w:tblPr>
            <w:tblpPr w:leftFromText="180" w:rightFromText="180" w:vertAnchor="text" w:horzAnchor="page" w:tblpX="3899" w:tblpY="2446"/>
            <w:tblOverlap w:val="never"/>
            <w:tblW w:w="4460" w:type="dxa"/>
            <w:tblCellSpacing w:w="0" w:type="dxa"/>
            <w:tblCellMar>
              <w:left w:w="0" w:type="dxa"/>
              <w:right w:w="0" w:type="dxa"/>
            </w:tblCellMar>
            <w:tblLook w:val="04A0" w:firstRow="1" w:lastRow="0" w:firstColumn="1" w:lastColumn="0" w:noHBand="0" w:noVBand="1"/>
          </w:tblPr>
        </w:tblPrChange>
      </w:tblPr>
      <w:tblGrid>
        <w:gridCol w:w="1115"/>
        <w:gridCol w:w="1115"/>
        <w:gridCol w:w="1115"/>
        <w:gridCol w:w="1115"/>
        <w:tblGridChange w:id="3285">
          <w:tblGrid>
            <w:gridCol w:w="1115"/>
            <w:gridCol w:w="1115"/>
            <w:gridCol w:w="1115"/>
            <w:gridCol w:w="1115"/>
          </w:tblGrid>
        </w:tblGridChange>
      </w:tblGrid>
      <w:tr w:rsidR="00501C7E" w14:paraId="1C3A1E1B" w14:textId="77777777" w:rsidTr="00501C7E">
        <w:trPr>
          <w:trHeight w:val="458"/>
          <w:tblCellSpacing w:w="0" w:type="dxa"/>
          <w:trPrChange w:id="3286" w:author="Lưu Gia Huy" w:date="2023-06-25T13:51:00Z">
            <w:trPr>
              <w:trHeight w:val="255"/>
              <w:tblCellSpacing w:w="0" w:type="dxa"/>
            </w:trPr>
          </w:trPrChange>
        </w:trPr>
        <w:tc>
          <w:tcPr>
            <w:tcW w:w="1115" w:type="dxa"/>
            <w:tcBorders>
              <w:top w:val="single" w:sz="4" w:space="0" w:color="FFFFFF"/>
              <w:left w:val="single" w:sz="4" w:space="0" w:color="FFFFFF"/>
              <w:bottom w:val="single" w:sz="12" w:space="0" w:color="FFFFFF"/>
              <w:right w:val="single" w:sz="4" w:space="0" w:color="FFFFFF"/>
            </w:tcBorders>
            <w:shd w:val="clear" w:color="auto" w:fill="004C54"/>
            <w:tcMar>
              <w:top w:w="72" w:type="dxa"/>
              <w:left w:w="144" w:type="dxa"/>
              <w:bottom w:w="72" w:type="dxa"/>
              <w:right w:w="144" w:type="dxa"/>
            </w:tcMar>
            <w:tcPrChange w:id="3287" w:author="Lưu Gia Huy" w:date="2023-06-25T13:51:00Z">
              <w:tcPr>
                <w:tcW w:w="1115" w:type="dxa"/>
                <w:tcBorders>
                  <w:top w:val="single" w:sz="4" w:space="0" w:color="FFFFFF"/>
                  <w:left w:val="single" w:sz="4" w:space="0" w:color="FFFFFF"/>
                  <w:bottom w:val="single" w:sz="12" w:space="0" w:color="FFFFFF"/>
                  <w:right w:val="single" w:sz="4" w:space="0" w:color="FFFFFF"/>
                </w:tcBorders>
                <w:shd w:val="clear" w:color="auto" w:fill="004C54"/>
                <w:tcMar>
                  <w:top w:w="72" w:type="dxa"/>
                  <w:left w:w="144" w:type="dxa"/>
                  <w:bottom w:w="72" w:type="dxa"/>
                  <w:right w:w="144" w:type="dxa"/>
                </w:tcMar>
              </w:tcPr>
            </w:tcPrChange>
          </w:tcPr>
          <w:p w14:paraId="446F2B92" w14:textId="77777777" w:rsidR="00501C7E" w:rsidRDefault="00000000">
            <w:pPr>
              <w:pStyle w:val="NormalWeb"/>
              <w:spacing w:line="360" w:lineRule="auto"/>
            </w:pPr>
            <w:r>
              <w:rPr>
                <w:b/>
                <w:bCs/>
                <w:color w:val="FFFFFF"/>
                <w:sz w:val="28"/>
                <w:szCs w:val="28"/>
              </w:rPr>
              <w:t>Age</w:t>
            </w:r>
          </w:p>
        </w:tc>
        <w:tc>
          <w:tcPr>
            <w:tcW w:w="1115" w:type="dxa"/>
            <w:tcBorders>
              <w:top w:val="single" w:sz="4" w:space="0" w:color="FFFFFF"/>
              <w:left w:val="single" w:sz="4" w:space="0" w:color="FFFFFF"/>
              <w:bottom w:val="single" w:sz="12" w:space="0" w:color="FFFFFF"/>
              <w:right w:val="single" w:sz="4" w:space="0" w:color="FFFFFF"/>
            </w:tcBorders>
            <w:shd w:val="clear" w:color="auto" w:fill="004C54"/>
            <w:tcMar>
              <w:top w:w="72" w:type="dxa"/>
              <w:left w:w="144" w:type="dxa"/>
              <w:bottom w:w="72" w:type="dxa"/>
              <w:right w:w="144" w:type="dxa"/>
            </w:tcMar>
            <w:tcPrChange w:id="3288" w:author="Lưu Gia Huy" w:date="2023-06-25T13:51:00Z">
              <w:tcPr>
                <w:tcW w:w="1115" w:type="dxa"/>
                <w:tcBorders>
                  <w:top w:val="single" w:sz="4" w:space="0" w:color="FFFFFF"/>
                  <w:left w:val="single" w:sz="4" w:space="0" w:color="FFFFFF"/>
                  <w:bottom w:val="single" w:sz="12" w:space="0" w:color="FFFFFF"/>
                  <w:right w:val="single" w:sz="4" w:space="0" w:color="FFFFFF"/>
                </w:tcBorders>
                <w:shd w:val="clear" w:color="auto" w:fill="004C54"/>
                <w:tcMar>
                  <w:top w:w="72" w:type="dxa"/>
                  <w:left w:w="144" w:type="dxa"/>
                  <w:bottom w:w="72" w:type="dxa"/>
                  <w:right w:w="144" w:type="dxa"/>
                </w:tcMar>
              </w:tcPr>
            </w:tcPrChange>
          </w:tcPr>
          <w:p w14:paraId="77E75754" w14:textId="77777777" w:rsidR="00501C7E" w:rsidRDefault="00000000">
            <w:pPr>
              <w:pStyle w:val="NormalWeb"/>
              <w:spacing w:line="360" w:lineRule="auto"/>
            </w:pPr>
            <w:r>
              <w:rPr>
                <w:b/>
                <w:bCs/>
                <w:color w:val="FFFFFF"/>
                <w:sz w:val="28"/>
                <w:szCs w:val="28"/>
              </w:rPr>
              <w:t>Sex</w:t>
            </w:r>
          </w:p>
        </w:tc>
        <w:tc>
          <w:tcPr>
            <w:tcW w:w="1115" w:type="dxa"/>
            <w:tcBorders>
              <w:top w:val="single" w:sz="4" w:space="0" w:color="FFFFFF"/>
              <w:left w:val="single" w:sz="4" w:space="0" w:color="FFFFFF"/>
              <w:bottom w:val="single" w:sz="12" w:space="0" w:color="FFFFFF"/>
              <w:right w:val="single" w:sz="4" w:space="0" w:color="FFFFFF"/>
            </w:tcBorders>
            <w:shd w:val="clear" w:color="auto" w:fill="004C54"/>
            <w:tcMar>
              <w:top w:w="72" w:type="dxa"/>
              <w:left w:w="144" w:type="dxa"/>
              <w:bottom w:w="72" w:type="dxa"/>
              <w:right w:w="144" w:type="dxa"/>
            </w:tcMar>
            <w:tcPrChange w:id="3289" w:author="Lưu Gia Huy" w:date="2023-06-25T13:51:00Z">
              <w:tcPr>
                <w:tcW w:w="1115" w:type="dxa"/>
                <w:tcBorders>
                  <w:top w:val="single" w:sz="4" w:space="0" w:color="FFFFFF"/>
                  <w:left w:val="single" w:sz="4" w:space="0" w:color="FFFFFF"/>
                  <w:bottom w:val="single" w:sz="12" w:space="0" w:color="FFFFFF"/>
                  <w:right w:val="single" w:sz="4" w:space="0" w:color="FFFFFF"/>
                </w:tcBorders>
                <w:shd w:val="clear" w:color="auto" w:fill="004C54"/>
                <w:tcMar>
                  <w:top w:w="72" w:type="dxa"/>
                  <w:left w:w="144" w:type="dxa"/>
                  <w:bottom w:w="72" w:type="dxa"/>
                  <w:right w:w="144" w:type="dxa"/>
                </w:tcMar>
              </w:tcPr>
            </w:tcPrChange>
          </w:tcPr>
          <w:p w14:paraId="010E22D0" w14:textId="77777777" w:rsidR="00501C7E" w:rsidRDefault="00000000">
            <w:pPr>
              <w:pStyle w:val="NormalWeb"/>
              <w:spacing w:line="360" w:lineRule="auto"/>
            </w:pPr>
            <w:r>
              <w:rPr>
                <w:b/>
                <w:bCs/>
                <w:color w:val="FFFFFF"/>
                <w:sz w:val="28"/>
                <w:szCs w:val="28"/>
              </w:rPr>
              <w:t>...</w:t>
            </w:r>
          </w:p>
        </w:tc>
        <w:tc>
          <w:tcPr>
            <w:tcW w:w="1115" w:type="dxa"/>
            <w:tcBorders>
              <w:top w:val="single" w:sz="4" w:space="0" w:color="FFFFFF"/>
              <w:left w:val="single" w:sz="4" w:space="0" w:color="FFFFFF"/>
              <w:bottom w:val="single" w:sz="12" w:space="0" w:color="FFFFFF"/>
              <w:right w:val="single" w:sz="4" w:space="0" w:color="FFFFFF"/>
            </w:tcBorders>
            <w:shd w:val="clear" w:color="auto" w:fill="004C54"/>
            <w:tcMar>
              <w:top w:w="72" w:type="dxa"/>
              <w:left w:w="144" w:type="dxa"/>
              <w:bottom w:w="72" w:type="dxa"/>
              <w:right w:w="144" w:type="dxa"/>
            </w:tcMar>
            <w:tcPrChange w:id="3290" w:author="Lưu Gia Huy" w:date="2023-06-25T13:51:00Z">
              <w:tcPr>
                <w:tcW w:w="1115" w:type="dxa"/>
                <w:tcBorders>
                  <w:top w:val="single" w:sz="4" w:space="0" w:color="FFFFFF"/>
                  <w:left w:val="single" w:sz="4" w:space="0" w:color="FFFFFF"/>
                  <w:bottom w:val="single" w:sz="12" w:space="0" w:color="FFFFFF"/>
                  <w:right w:val="single" w:sz="4" w:space="0" w:color="FFFFFF"/>
                </w:tcBorders>
                <w:shd w:val="clear" w:color="auto" w:fill="004C54"/>
                <w:tcMar>
                  <w:top w:w="72" w:type="dxa"/>
                  <w:left w:w="144" w:type="dxa"/>
                  <w:bottom w:w="72" w:type="dxa"/>
                  <w:right w:w="144" w:type="dxa"/>
                </w:tcMar>
              </w:tcPr>
            </w:tcPrChange>
          </w:tcPr>
          <w:p w14:paraId="165A2B41" w14:textId="77777777" w:rsidR="00501C7E" w:rsidRDefault="00000000">
            <w:pPr>
              <w:pStyle w:val="NormalWeb"/>
              <w:spacing w:line="360" w:lineRule="auto"/>
            </w:pPr>
            <w:r>
              <w:rPr>
                <w:b/>
                <w:bCs/>
                <w:color w:val="FFFFFF"/>
                <w:sz w:val="28"/>
                <w:szCs w:val="28"/>
              </w:rPr>
              <w:t>Label</w:t>
            </w:r>
          </w:p>
        </w:tc>
      </w:tr>
      <w:tr w:rsidR="00501C7E" w14:paraId="7CD6F5E3" w14:textId="77777777">
        <w:trPr>
          <w:trHeight w:val="255"/>
          <w:tblCellSpacing w:w="0" w:type="dxa"/>
        </w:trPr>
        <w:tc>
          <w:tcPr>
            <w:tcW w:w="1115" w:type="dxa"/>
            <w:tcBorders>
              <w:top w:val="single" w:sz="4" w:space="0" w:color="FFFFFF"/>
              <w:left w:val="single" w:sz="4" w:space="0" w:color="FFFFFF"/>
              <w:bottom w:val="single" w:sz="12" w:space="0" w:color="FFFFFF"/>
              <w:right w:val="single" w:sz="4" w:space="0" w:color="FFFFFF"/>
            </w:tcBorders>
            <w:shd w:val="clear" w:color="auto" w:fill="00717D"/>
            <w:tcMar>
              <w:top w:w="72" w:type="dxa"/>
              <w:left w:w="144" w:type="dxa"/>
              <w:bottom w:w="72" w:type="dxa"/>
              <w:right w:w="144" w:type="dxa"/>
            </w:tcMar>
          </w:tcPr>
          <w:p w14:paraId="7CA1A757" w14:textId="77777777" w:rsidR="00501C7E" w:rsidRDefault="00000000">
            <w:pPr>
              <w:pStyle w:val="NormalWeb"/>
              <w:spacing w:line="360" w:lineRule="auto"/>
            </w:pPr>
            <w:r>
              <w:rPr>
                <w:color w:val="FFFFFF"/>
                <w:sz w:val="28"/>
                <w:szCs w:val="28"/>
              </w:rPr>
              <w:t>60</w:t>
            </w:r>
          </w:p>
        </w:tc>
        <w:tc>
          <w:tcPr>
            <w:tcW w:w="1115" w:type="dxa"/>
            <w:tcBorders>
              <w:top w:val="single" w:sz="4" w:space="0" w:color="FFFFFF"/>
              <w:left w:val="single" w:sz="4" w:space="0" w:color="FFFFFF"/>
              <w:bottom w:val="single" w:sz="12" w:space="0" w:color="FFFFFF"/>
              <w:right w:val="single" w:sz="4" w:space="0" w:color="FFFFFF"/>
            </w:tcBorders>
            <w:shd w:val="clear" w:color="auto" w:fill="00717D"/>
            <w:tcMar>
              <w:top w:w="72" w:type="dxa"/>
              <w:left w:w="144" w:type="dxa"/>
              <w:bottom w:w="72" w:type="dxa"/>
              <w:right w:w="144" w:type="dxa"/>
            </w:tcMar>
          </w:tcPr>
          <w:p w14:paraId="609DBFA2" w14:textId="77777777" w:rsidR="00501C7E" w:rsidRDefault="00000000">
            <w:pPr>
              <w:pStyle w:val="NormalWeb"/>
              <w:spacing w:line="360" w:lineRule="auto"/>
            </w:pPr>
            <w:r>
              <w:rPr>
                <w:color w:val="FFFFFF"/>
                <w:sz w:val="28"/>
                <w:szCs w:val="28"/>
              </w:rPr>
              <w:t>1</w:t>
            </w:r>
          </w:p>
        </w:tc>
        <w:tc>
          <w:tcPr>
            <w:tcW w:w="1115" w:type="dxa"/>
            <w:tcBorders>
              <w:top w:val="single" w:sz="4" w:space="0" w:color="FFFFFF"/>
              <w:left w:val="single" w:sz="4" w:space="0" w:color="FFFFFF"/>
              <w:bottom w:val="single" w:sz="12" w:space="0" w:color="FFFFFF"/>
              <w:right w:val="single" w:sz="4" w:space="0" w:color="FFFFFF"/>
            </w:tcBorders>
            <w:shd w:val="clear" w:color="auto" w:fill="00717D"/>
            <w:tcMar>
              <w:top w:w="72" w:type="dxa"/>
              <w:left w:w="144" w:type="dxa"/>
              <w:bottom w:w="72" w:type="dxa"/>
              <w:right w:w="144" w:type="dxa"/>
            </w:tcMar>
          </w:tcPr>
          <w:p w14:paraId="1ECD9839" w14:textId="77777777" w:rsidR="00501C7E" w:rsidRDefault="00000000">
            <w:pPr>
              <w:pStyle w:val="NormalWeb"/>
              <w:spacing w:line="360" w:lineRule="auto"/>
            </w:pPr>
            <w:r>
              <w:rPr>
                <w:color w:val="FFFFFF"/>
                <w:sz w:val="28"/>
                <w:szCs w:val="28"/>
              </w:rPr>
              <w:t>...</w:t>
            </w:r>
          </w:p>
        </w:tc>
        <w:tc>
          <w:tcPr>
            <w:tcW w:w="1115" w:type="dxa"/>
            <w:tcBorders>
              <w:top w:val="single" w:sz="4" w:space="0" w:color="FFFFFF"/>
              <w:left w:val="single" w:sz="4" w:space="0" w:color="FFFFFF"/>
              <w:bottom w:val="single" w:sz="12" w:space="0" w:color="FFFFFF"/>
              <w:right w:val="single" w:sz="4" w:space="0" w:color="FFFFFF"/>
            </w:tcBorders>
            <w:shd w:val="clear" w:color="auto" w:fill="00717D"/>
            <w:tcMar>
              <w:top w:w="72" w:type="dxa"/>
              <w:left w:w="144" w:type="dxa"/>
              <w:bottom w:w="72" w:type="dxa"/>
              <w:right w:w="144" w:type="dxa"/>
            </w:tcMar>
          </w:tcPr>
          <w:p w14:paraId="50558B89" w14:textId="77777777" w:rsidR="00501C7E" w:rsidRDefault="00000000">
            <w:pPr>
              <w:pStyle w:val="NormalWeb"/>
              <w:spacing w:line="360" w:lineRule="auto"/>
            </w:pPr>
            <w:r>
              <w:rPr>
                <w:color w:val="FFFFFF"/>
                <w:sz w:val="28"/>
                <w:szCs w:val="28"/>
              </w:rPr>
              <w:t>1</w:t>
            </w:r>
          </w:p>
        </w:tc>
      </w:tr>
      <w:tr w:rsidR="00501C7E" w14:paraId="5B550F00" w14:textId="77777777">
        <w:trPr>
          <w:trHeight w:val="205"/>
          <w:tblCellSpacing w:w="0" w:type="dxa"/>
        </w:trPr>
        <w:tc>
          <w:tcPr>
            <w:tcW w:w="1115" w:type="dxa"/>
            <w:tcBorders>
              <w:top w:val="single" w:sz="4" w:space="0" w:color="FFFFFF"/>
              <w:left w:val="single" w:sz="4" w:space="0" w:color="FFFFFF"/>
              <w:bottom w:val="single" w:sz="12" w:space="0" w:color="FFFFFF"/>
              <w:right w:val="single" w:sz="4" w:space="0" w:color="FFFFFF"/>
            </w:tcBorders>
            <w:shd w:val="clear" w:color="auto" w:fill="76F2FF"/>
            <w:tcMar>
              <w:top w:w="72" w:type="dxa"/>
              <w:left w:w="144" w:type="dxa"/>
              <w:bottom w:w="72" w:type="dxa"/>
              <w:right w:w="144" w:type="dxa"/>
            </w:tcMar>
          </w:tcPr>
          <w:p w14:paraId="5DA3ED9D" w14:textId="77777777" w:rsidR="00501C7E" w:rsidRDefault="00000000">
            <w:pPr>
              <w:pStyle w:val="NormalWeb"/>
              <w:spacing w:line="360" w:lineRule="auto"/>
            </w:pPr>
            <w:r>
              <w:rPr>
                <w:color w:val="000000"/>
                <w:sz w:val="28"/>
                <w:szCs w:val="28"/>
              </w:rPr>
              <w:t>...</w:t>
            </w:r>
          </w:p>
        </w:tc>
        <w:tc>
          <w:tcPr>
            <w:tcW w:w="1115" w:type="dxa"/>
            <w:tcBorders>
              <w:top w:val="single" w:sz="4" w:space="0" w:color="FFFFFF"/>
              <w:left w:val="single" w:sz="4" w:space="0" w:color="FFFFFF"/>
              <w:bottom w:val="single" w:sz="12" w:space="0" w:color="FFFFFF"/>
              <w:right w:val="single" w:sz="4" w:space="0" w:color="FFFFFF"/>
            </w:tcBorders>
            <w:shd w:val="clear" w:color="auto" w:fill="76F2FF"/>
            <w:tcMar>
              <w:top w:w="72" w:type="dxa"/>
              <w:left w:w="144" w:type="dxa"/>
              <w:bottom w:w="72" w:type="dxa"/>
              <w:right w:w="144" w:type="dxa"/>
            </w:tcMar>
          </w:tcPr>
          <w:p w14:paraId="74DF8C74" w14:textId="77777777" w:rsidR="00501C7E" w:rsidRDefault="00000000">
            <w:pPr>
              <w:pStyle w:val="NormalWeb"/>
              <w:spacing w:line="360" w:lineRule="auto"/>
            </w:pPr>
            <w:r>
              <w:rPr>
                <w:color w:val="000000"/>
                <w:sz w:val="28"/>
                <w:szCs w:val="28"/>
              </w:rPr>
              <w:t>...</w:t>
            </w:r>
          </w:p>
        </w:tc>
        <w:tc>
          <w:tcPr>
            <w:tcW w:w="1115" w:type="dxa"/>
            <w:tcBorders>
              <w:top w:val="single" w:sz="4" w:space="0" w:color="FFFFFF"/>
              <w:left w:val="single" w:sz="4" w:space="0" w:color="FFFFFF"/>
              <w:bottom w:val="single" w:sz="12" w:space="0" w:color="FFFFFF"/>
              <w:right w:val="single" w:sz="4" w:space="0" w:color="FFFFFF"/>
            </w:tcBorders>
            <w:shd w:val="clear" w:color="auto" w:fill="76F2FF"/>
            <w:tcMar>
              <w:top w:w="72" w:type="dxa"/>
              <w:left w:w="144" w:type="dxa"/>
              <w:bottom w:w="72" w:type="dxa"/>
              <w:right w:w="144" w:type="dxa"/>
            </w:tcMar>
          </w:tcPr>
          <w:p w14:paraId="3F1C37F9" w14:textId="77777777" w:rsidR="00501C7E" w:rsidRDefault="00000000">
            <w:pPr>
              <w:pStyle w:val="NormalWeb"/>
              <w:spacing w:line="360" w:lineRule="auto"/>
            </w:pPr>
            <w:r>
              <w:rPr>
                <w:color w:val="000000"/>
                <w:sz w:val="28"/>
                <w:szCs w:val="28"/>
              </w:rPr>
              <w:t>...</w:t>
            </w:r>
          </w:p>
        </w:tc>
        <w:tc>
          <w:tcPr>
            <w:tcW w:w="1115" w:type="dxa"/>
            <w:tcBorders>
              <w:top w:val="single" w:sz="4" w:space="0" w:color="FFFFFF"/>
              <w:left w:val="single" w:sz="4" w:space="0" w:color="FFFFFF"/>
              <w:bottom w:val="single" w:sz="12" w:space="0" w:color="FFFFFF"/>
              <w:right w:val="single" w:sz="4" w:space="0" w:color="FFFFFF"/>
            </w:tcBorders>
            <w:shd w:val="clear" w:color="auto" w:fill="76F2FF"/>
            <w:tcMar>
              <w:top w:w="72" w:type="dxa"/>
              <w:left w:w="144" w:type="dxa"/>
              <w:bottom w:w="72" w:type="dxa"/>
              <w:right w:w="144" w:type="dxa"/>
            </w:tcMar>
          </w:tcPr>
          <w:p w14:paraId="389C32C9" w14:textId="77777777" w:rsidR="00501C7E" w:rsidRDefault="00000000">
            <w:pPr>
              <w:pStyle w:val="NormalWeb"/>
              <w:spacing w:line="360" w:lineRule="auto"/>
            </w:pPr>
            <w:r>
              <w:rPr>
                <w:color w:val="000000"/>
                <w:sz w:val="28"/>
                <w:szCs w:val="28"/>
              </w:rPr>
              <w:t>...</w:t>
            </w:r>
          </w:p>
        </w:tc>
      </w:tr>
      <w:tr w:rsidR="00501C7E" w14:paraId="0C738879" w14:textId="77777777" w:rsidTr="00501C7E">
        <w:trPr>
          <w:trHeight w:val="338"/>
          <w:tblCellSpacing w:w="0" w:type="dxa"/>
          <w:trPrChange w:id="3291" w:author="Lưu Gia Huy" w:date="2023-06-25T13:51:00Z">
            <w:trPr>
              <w:trHeight w:val="305"/>
              <w:tblCellSpacing w:w="0" w:type="dxa"/>
            </w:trPr>
          </w:trPrChange>
        </w:trPr>
        <w:tc>
          <w:tcPr>
            <w:tcW w:w="1115" w:type="dxa"/>
            <w:tcBorders>
              <w:top w:val="single" w:sz="4" w:space="0" w:color="FFFFFF"/>
              <w:left w:val="single" w:sz="4" w:space="0" w:color="FFFFFF"/>
              <w:bottom w:val="single" w:sz="12" w:space="0" w:color="FFFFFF"/>
              <w:right w:val="single" w:sz="4" w:space="0" w:color="FFFFFF"/>
            </w:tcBorders>
            <w:shd w:val="clear" w:color="auto" w:fill="BAF8FF"/>
            <w:tcMar>
              <w:top w:w="72" w:type="dxa"/>
              <w:left w:w="144" w:type="dxa"/>
              <w:bottom w:w="72" w:type="dxa"/>
              <w:right w:w="144" w:type="dxa"/>
            </w:tcMar>
            <w:tcPrChange w:id="3292" w:author="Lưu Gia Huy" w:date="2023-06-25T13:51:00Z">
              <w:tcPr>
                <w:tcW w:w="1115" w:type="dxa"/>
                <w:tcBorders>
                  <w:top w:val="single" w:sz="4" w:space="0" w:color="FFFFFF"/>
                  <w:left w:val="single" w:sz="4" w:space="0" w:color="FFFFFF"/>
                  <w:bottom w:val="single" w:sz="12" w:space="0" w:color="FFFFFF"/>
                  <w:right w:val="single" w:sz="4" w:space="0" w:color="FFFFFF"/>
                </w:tcBorders>
                <w:shd w:val="clear" w:color="auto" w:fill="BAF8FF"/>
                <w:tcMar>
                  <w:top w:w="72" w:type="dxa"/>
                  <w:left w:w="144" w:type="dxa"/>
                  <w:bottom w:w="72" w:type="dxa"/>
                  <w:right w:w="144" w:type="dxa"/>
                </w:tcMar>
              </w:tcPr>
            </w:tcPrChange>
          </w:tcPr>
          <w:p w14:paraId="692D65DD" w14:textId="77777777" w:rsidR="00501C7E" w:rsidRDefault="00000000">
            <w:pPr>
              <w:pStyle w:val="NormalWeb"/>
              <w:spacing w:line="360" w:lineRule="auto"/>
            </w:pPr>
            <w:r>
              <w:rPr>
                <w:color w:val="000000"/>
                <w:sz w:val="28"/>
                <w:szCs w:val="28"/>
                <w:lang w:val="vi-VN"/>
              </w:rPr>
              <w:t xml:space="preserve"> </w:t>
            </w:r>
            <w:r>
              <w:rPr>
                <w:color w:val="000000"/>
                <w:sz w:val="28"/>
                <w:szCs w:val="28"/>
              </w:rPr>
              <w:t>75</w:t>
            </w:r>
          </w:p>
        </w:tc>
        <w:tc>
          <w:tcPr>
            <w:tcW w:w="1115" w:type="dxa"/>
            <w:tcBorders>
              <w:top w:val="single" w:sz="4" w:space="0" w:color="FFFFFF"/>
              <w:left w:val="single" w:sz="4" w:space="0" w:color="FFFFFF"/>
              <w:bottom w:val="single" w:sz="12" w:space="0" w:color="FFFFFF"/>
              <w:right w:val="single" w:sz="4" w:space="0" w:color="FFFFFF"/>
            </w:tcBorders>
            <w:shd w:val="clear" w:color="auto" w:fill="BAF8FF"/>
            <w:tcMar>
              <w:top w:w="72" w:type="dxa"/>
              <w:left w:w="144" w:type="dxa"/>
              <w:bottom w:w="72" w:type="dxa"/>
              <w:right w:w="144" w:type="dxa"/>
            </w:tcMar>
            <w:tcPrChange w:id="3293" w:author="Lưu Gia Huy" w:date="2023-06-25T13:51:00Z">
              <w:tcPr>
                <w:tcW w:w="1115" w:type="dxa"/>
                <w:tcBorders>
                  <w:top w:val="single" w:sz="4" w:space="0" w:color="FFFFFF"/>
                  <w:left w:val="single" w:sz="4" w:space="0" w:color="FFFFFF"/>
                  <w:bottom w:val="single" w:sz="12" w:space="0" w:color="FFFFFF"/>
                  <w:right w:val="single" w:sz="4" w:space="0" w:color="FFFFFF"/>
                </w:tcBorders>
                <w:shd w:val="clear" w:color="auto" w:fill="BAF8FF"/>
                <w:tcMar>
                  <w:top w:w="72" w:type="dxa"/>
                  <w:left w:w="144" w:type="dxa"/>
                  <w:bottom w:w="72" w:type="dxa"/>
                  <w:right w:w="144" w:type="dxa"/>
                </w:tcMar>
              </w:tcPr>
            </w:tcPrChange>
          </w:tcPr>
          <w:p w14:paraId="0DA9BA96" w14:textId="77777777" w:rsidR="00501C7E" w:rsidRDefault="00000000">
            <w:pPr>
              <w:pStyle w:val="NormalWeb"/>
              <w:spacing w:line="360" w:lineRule="auto"/>
            </w:pPr>
            <w:r>
              <w:rPr>
                <w:color w:val="000000"/>
                <w:sz w:val="28"/>
                <w:szCs w:val="28"/>
              </w:rPr>
              <w:t>0</w:t>
            </w:r>
          </w:p>
        </w:tc>
        <w:tc>
          <w:tcPr>
            <w:tcW w:w="1115" w:type="dxa"/>
            <w:tcBorders>
              <w:top w:val="single" w:sz="4" w:space="0" w:color="FFFFFF"/>
              <w:left w:val="single" w:sz="4" w:space="0" w:color="FFFFFF"/>
              <w:bottom w:val="single" w:sz="12" w:space="0" w:color="FFFFFF"/>
              <w:right w:val="single" w:sz="4" w:space="0" w:color="FFFFFF"/>
            </w:tcBorders>
            <w:shd w:val="clear" w:color="auto" w:fill="BAF8FF"/>
            <w:tcMar>
              <w:top w:w="72" w:type="dxa"/>
              <w:left w:w="144" w:type="dxa"/>
              <w:bottom w:w="72" w:type="dxa"/>
              <w:right w:w="144" w:type="dxa"/>
            </w:tcMar>
            <w:tcPrChange w:id="3294" w:author="Lưu Gia Huy" w:date="2023-06-25T13:51:00Z">
              <w:tcPr>
                <w:tcW w:w="1115" w:type="dxa"/>
                <w:tcBorders>
                  <w:top w:val="single" w:sz="4" w:space="0" w:color="FFFFFF"/>
                  <w:left w:val="single" w:sz="4" w:space="0" w:color="FFFFFF"/>
                  <w:bottom w:val="single" w:sz="12" w:space="0" w:color="FFFFFF"/>
                  <w:right w:val="single" w:sz="4" w:space="0" w:color="FFFFFF"/>
                </w:tcBorders>
                <w:shd w:val="clear" w:color="auto" w:fill="BAF8FF"/>
                <w:tcMar>
                  <w:top w:w="72" w:type="dxa"/>
                  <w:left w:w="144" w:type="dxa"/>
                  <w:bottom w:w="72" w:type="dxa"/>
                  <w:right w:w="144" w:type="dxa"/>
                </w:tcMar>
              </w:tcPr>
            </w:tcPrChange>
          </w:tcPr>
          <w:p w14:paraId="4367C42A" w14:textId="77777777" w:rsidR="00501C7E" w:rsidRDefault="00000000">
            <w:pPr>
              <w:pStyle w:val="NormalWeb"/>
              <w:spacing w:line="360" w:lineRule="auto"/>
            </w:pPr>
            <w:r>
              <w:rPr>
                <w:color w:val="000000"/>
                <w:sz w:val="28"/>
                <w:szCs w:val="28"/>
              </w:rPr>
              <w:t>...</w:t>
            </w:r>
          </w:p>
        </w:tc>
        <w:tc>
          <w:tcPr>
            <w:tcW w:w="1115" w:type="dxa"/>
            <w:tcBorders>
              <w:top w:val="single" w:sz="4" w:space="0" w:color="FFFFFF"/>
              <w:left w:val="single" w:sz="4" w:space="0" w:color="FFFFFF"/>
              <w:bottom w:val="single" w:sz="12" w:space="0" w:color="FFFFFF"/>
              <w:right w:val="single" w:sz="4" w:space="0" w:color="FFFFFF"/>
            </w:tcBorders>
            <w:shd w:val="clear" w:color="auto" w:fill="BAF8FF"/>
            <w:tcMar>
              <w:top w:w="72" w:type="dxa"/>
              <w:left w:w="144" w:type="dxa"/>
              <w:bottom w:w="72" w:type="dxa"/>
              <w:right w:w="144" w:type="dxa"/>
            </w:tcMar>
            <w:tcPrChange w:id="3295" w:author="Lưu Gia Huy" w:date="2023-06-25T13:51:00Z">
              <w:tcPr>
                <w:tcW w:w="1115" w:type="dxa"/>
                <w:tcBorders>
                  <w:top w:val="single" w:sz="4" w:space="0" w:color="FFFFFF"/>
                  <w:left w:val="single" w:sz="4" w:space="0" w:color="FFFFFF"/>
                  <w:bottom w:val="single" w:sz="12" w:space="0" w:color="FFFFFF"/>
                  <w:right w:val="single" w:sz="4" w:space="0" w:color="FFFFFF"/>
                </w:tcBorders>
                <w:shd w:val="clear" w:color="auto" w:fill="BAF8FF"/>
                <w:tcMar>
                  <w:top w:w="72" w:type="dxa"/>
                  <w:left w:w="144" w:type="dxa"/>
                  <w:bottom w:w="72" w:type="dxa"/>
                  <w:right w:w="144" w:type="dxa"/>
                </w:tcMar>
              </w:tcPr>
            </w:tcPrChange>
          </w:tcPr>
          <w:p w14:paraId="7EDD5785" w14:textId="77777777" w:rsidR="00501C7E" w:rsidRDefault="00000000">
            <w:pPr>
              <w:pStyle w:val="NormalWeb"/>
              <w:spacing w:line="360" w:lineRule="auto"/>
            </w:pPr>
            <w:r>
              <w:rPr>
                <w:color w:val="000000"/>
                <w:sz w:val="28"/>
                <w:szCs w:val="28"/>
              </w:rPr>
              <w:t>0</w:t>
            </w:r>
          </w:p>
        </w:tc>
      </w:tr>
    </w:tbl>
    <w:p w14:paraId="474746E0" w14:textId="77777777" w:rsidR="00501C7E" w:rsidRDefault="00000000" w:rsidP="00501C7E">
      <w:pPr>
        <w:rPr>
          <w:ins w:id="3296" w:author="Lưu Gia Huy" w:date="2023-06-23T20:44:00Z"/>
        </w:rPr>
        <w:pPrChange w:id="3297" w:author="Lưu Gia Huy" w:date="2023-06-25T12:00:00Z">
          <w:pPr>
            <w:pStyle w:val="Heading1"/>
          </w:pPr>
        </w:pPrChange>
      </w:pPr>
      <w:ins w:id="3298" w:author="Lưu Gia Huy" w:date="2023-06-25T11:06:00Z">
        <w:r>
          <w:rPr>
            <w:rFonts w:ascii="Times New Roman" w:hAnsi="Times New Roman" w:cs="Times New Roman"/>
            <w:rPrChange w:id="3299" w:author="Lưu Gia Huy" w:date="2023-06-25T11:57:00Z">
              <w:rPr/>
            </w:rPrChange>
          </w:rPr>
          <w:t>Data encryption: After labeling, we will proceed to encrypt the original data values. Depending on the chosen scheme (CKKS or BGV), we will apply the corresponding encryption methods to protect the data. Encryption may involve applying specific encryption operations and algorithms to transform the data values into an encrypted form that can only be decrypted by the owner's corresponding private key.</w:t>
        </w:r>
      </w:ins>
    </w:p>
    <w:tbl>
      <w:tblPr>
        <w:tblpPr w:leftFromText="180" w:rightFromText="180" w:vertAnchor="text" w:horzAnchor="page" w:tblpX="1320" w:tblpY="2984"/>
        <w:tblOverlap w:val="never"/>
        <w:tblW w:w="4159" w:type="dxa"/>
        <w:tblCellSpacing w:w="0" w:type="dxa"/>
        <w:tblCellMar>
          <w:left w:w="0" w:type="dxa"/>
          <w:right w:w="0" w:type="dxa"/>
        </w:tblCellMar>
        <w:tblLook w:val="04A0" w:firstRow="1" w:lastRow="0" w:firstColumn="1" w:lastColumn="0" w:noHBand="0" w:noVBand="1"/>
      </w:tblPr>
      <w:tblGrid>
        <w:gridCol w:w="1258"/>
        <w:gridCol w:w="1102"/>
        <w:gridCol w:w="697"/>
        <w:gridCol w:w="1102"/>
        <w:tblGridChange w:id="3300">
          <w:tblGrid>
            <w:gridCol w:w="5"/>
            <w:gridCol w:w="1253"/>
            <w:gridCol w:w="5"/>
            <w:gridCol w:w="1097"/>
            <w:gridCol w:w="5"/>
            <w:gridCol w:w="692"/>
            <w:gridCol w:w="5"/>
            <w:gridCol w:w="1097"/>
            <w:gridCol w:w="5"/>
          </w:tblGrid>
        </w:tblGridChange>
      </w:tblGrid>
      <w:tr w:rsidR="00501C7E" w14:paraId="3E3446FA" w14:textId="77777777">
        <w:trPr>
          <w:trHeight w:val="445"/>
          <w:tblCellSpacing w:w="0" w:type="dxa"/>
        </w:trPr>
        <w:tc>
          <w:tcPr>
            <w:tcW w:w="1258" w:type="dxa"/>
            <w:tcBorders>
              <w:top w:val="single" w:sz="4" w:space="0" w:color="FFFFFF"/>
              <w:left w:val="single" w:sz="4" w:space="0" w:color="FFFFFF"/>
              <w:bottom w:val="single" w:sz="12" w:space="0" w:color="FFFFFF"/>
              <w:right w:val="single" w:sz="4" w:space="0" w:color="FFFFFF"/>
            </w:tcBorders>
            <w:shd w:val="clear" w:color="auto" w:fill="004C54"/>
            <w:tcMar>
              <w:top w:w="72" w:type="dxa"/>
              <w:left w:w="144" w:type="dxa"/>
              <w:bottom w:w="72" w:type="dxa"/>
              <w:right w:w="144" w:type="dxa"/>
            </w:tcMar>
          </w:tcPr>
          <w:p w14:paraId="1476CCB4" w14:textId="77777777" w:rsidR="00501C7E" w:rsidRDefault="00000000" w:rsidP="00501C7E">
            <w:pPr>
              <w:pStyle w:val="NormalWeb"/>
              <w:spacing w:line="360" w:lineRule="auto"/>
              <w:pPrChange w:id="3301" w:author="Lưu Gia Huy" w:date="2023-06-25T12:00:00Z">
                <w:pPr>
                  <w:pStyle w:val="NormalWeb"/>
                  <w:framePr w:hSpace="180" w:wrap="around" w:vAnchor="text" w:hAnchor="page" w:x="1320" w:y="2984"/>
                  <w:suppressOverlap/>
                </w:pPr>
              </w:pPrChange>
            </w:pPr>
            <w:r>
              <w:rPr>
                <w:b/>
                <w:bCs/>
                <w:color w:val="FFFFFF"/>
                <w:sz w:val="28"/>
                <w:szCs w:val="28"/>
              </w:rPr>
              <w:t>A</w:t>
            </w:r>
          </w:p>
        </w:tc>
        <w:tc>
          <w:tcPr>
            <w:tcW w:w="1102" w:type="dxa"/>
            <w:tcBorders>
              <w:top w:val="single" w:sz="4" w:space="0" w:color="FFFFFF"/>
              <w:left w:val="single" w:sz="4" w:space="0" w:color="FFFFFF"/>
              <w:bottom w:val="single" w:sz="12" w:space="0" w:color="FFFFFF"/>
              <w:right w:val="single" w:sz="4" w:space="0" w:color="FFFFFF"/>
            </w:tcBorders>
            <w:shd w:val="clear" w:color="auto" w:fill="004C54"/>
            <w:tcMar>
              <w:top w:w="72" w:type="dxa"/>
              <w:left w:w="144" w:type="dxa"/>
              <w:bottom w:w="72" w:type="dxa"/>
              <w:right w:w="144" w:type="dxa"/>
            </w:tcMar>
          </w:tcPr>
          <w:p w14:paraId="2C97DA40" w14:textId="77777777" w:rsidR="00501C7E" w:rsidRDefault="00000000" w:rsidP="00501C7E">
            <w:pPr>
              <w:pStyle w:val="NormalWeb"/>
              <w:spacing w:line="360" w:lineRule="auto"/>
              <w:pPrChange w:id="3302" w:author="Lưu Gia Huy" w:date="2023-06-25T12:00:00Z">
                <w:pPr>
                  <w:pStyle w:val="NormalWeb"/>
                  <w:framePr w:hSpace="180" w:wrap="around" w:vAnchor="text" w:hAnchor="page" w:x="1320" w:y="2984"/>
                  <w:suppressOverlap/>
                </w:pPr>
              </w:pPrChange>
            </w:pPr>
            <w:r>
              <w:rPr>
                <w:b/>
                <w:bCs/>
                <w:color w:val="FFFFFF"/>
                <w:sz w:val="28"/>
                <w:szCs w:val="28"/>
              </w:rPr>
              <w:t>B</w:t>
            </w:r>
          </w:p>
        </w:tc>
        <w:tc>
          <w:tcPr>
            <w:tcW w:w="697" w:type="dxa"/>
            <w:tcBorders>
              <w:top w:val="single" w:sz="4" w:space="0" w:color="FFFFFF"/>
              <w:left w:val="single" w:sz="4" w:space="0" w:color="FFFFFF"/>
              <w:bottom w:val="single" w:sz="12" w:space="0" w:color="FFFFFF"/>
              <w:right w:val="single" w:sz="4" w:space="0" w:color="FFFFFF"/>
            </w:tcBorders>
            <w:shd w:val="clear" w:color="auto" w:fill="004C54"/>
            <w:tcMar>
              <w:top w:w="72" w:type="dxa"/>
              <w:left w:w="144" w:type="dxa"/>
              <w:bottom w:w="72" w:type="dxa"/>
              <w:right w:w="144" w:type="dxa"/>
            </w:tcMar>
          </w:tcPr>
          <w:p w14:paraId="589CA051" w14:textId="77777777" w:rsidR="00501C7E" w:rsidRDefault="00000000" w:rsidP="00501C7E">
            <w:pPr>
              <w:pStyle w:val="NormalWeb"/>
              <w:spacing w:line="360" w:lineRule="auto"/>
              <w:pPrChange w:id="3303" w:author="Lưu Gia Huy" w:date="2023-06-25T12:00:00Z">
                <w:pPr>
                  <w:pStyle w:val="NormalWeb"/>
                  <w:framePr w:hSpace="180" w:wrap="around" w:vAnchor="text" w:hAnchor="page" w:x="1320" w:y="2984"/>
                  <w:suppressOverlap/>
                </w:pPr>
              </w:pPrChange>
            </w:pPr>
            <w:r>
              <w:rPr>
                <w:b/>
                <w:bCs/>
                <w:color w:val="FFFFFF"/>
                <w:sz w:val="28"/>
                <w:szCs w:val="28"/>
              </w:rPr>
              <w:t>.....</w:t>
            </w:r>
          </w:p>
        </w:tc>
        <w:tc>
          <w:tcPr>
            <w:tcW w:w="1102" w:type="dxa"/>
            <w:tcBorders>
              <w:top w:val="single" w:sz="4" w:space="0" w:color="FFFFFF"/>
              <w:left w:val="single" w:sz="4" w:space="0" w:color="FFFFFF"/>
              <w:bottom w:val="single" w:sz="12" w:space="0" w:color="FFFFFF"/>
              <w:right w:val="single" w:sz="4" w:space="0" w:color="FFFFFF"/>
            </w:tcBorders>
            <w:shd w:val="clear" w:color="auto" w:fill="004C54"/>
            <w:tcMar>
              <w:top w:w="72" w:type="dxa"/>
              <w:left w:w="144" w:type="dxa"/>
              <w:bottom w:w="72" w:type="dxa"/>
              <w:right w:w="144" w:type="dxa"/>
            </w:tcMar>
          </w:tcPr>
          <w:p w14:paraId="0BBF1FD1" w14:textId="77777777" w:rsidR="00501C7E" w:rsidRDefault="00000000" w:rsidP="00501C7E">
            <w:pPr>
              <w:pStyle w:val="NormalWeb"/>
              <w:spacing w:line="360" w:lineRule="auto"/>
              <w:pPrChange w:id="3304" w:author="Lưu Gia Huy" w:date="2023-06-25T12:00:00Z">
                <w:pPr>
                  <w:pStyle w:val="NormalWeb"/>
                  <w:framePr w:hSpace="180" w:wrap="around" w:vAnchor="text" w:hAnchor="page" w:x="1320" w:y="2984"/>
                  <w:suppressOverlap/>
                </w:pPr>
              </w:pPrChange>
            </w:pPr>
            <w:r>
              <w:rPr>
                <w:b/>
                <w:bCs/>
                <w:color w:val="FFFFFF"/>
                <w:sz w:val="28"/>
                <w:szCs w:val="28"/>
              </w:rPr>
              <w:t>Z</w:t>
            </w:r>
          </w:p>
        </w:tc>
      </w:tr>
      <w:tr w:rsidR="00501C7E" w14:paraId="32E67CEC" w14:textId="77777777">
        <w:trPr>
          <w:trHeight w:val="446"/>
          <w:tblCellSpacing w:w="0" w:type="dxa"/>
        </w:trPr>
        <w:tc>
          <w:tcPr>
            <w:tcW w:w="1258" w:type="dxa"/>
            <w:tcBorders>
              <w:top w:val="single" w:sz="4" w:space="0" w:color="FFFFFF"/>
              <w:left w:val="single" w:sz="4" w:space="0" w:color="FFFFFF"/>
              <w:bottom w:val="single" w:sz="12" w:space="0" w:color="FFFFFF"/>
              <w:right w:val="single" w:sz="4" w:space="0" w:color="FFFFFF"/>
            </w:tcBorders>
            <w:shd w:val="clear" w:color="auto" w:fill="00717D"/>
            <w:tcMar>
              <w:top w:w="72" w:type="dxa"/>
              <w:left w:w="144" w:type="dxa"/>
              <w:bottom w:w="72" w:type="dxa"/>
              <w:right w:w="144" w:type="dxa"/>
            </w:tcMar>
          </w:tcPr>
          <w:p w14:paraId="7693CB8B" w14:textId="77777777" w:rsidR="00501C7E" w:rsidRDefault="00000000" w:rsidP="00501C7E">
            <w:pPr>
              <w:pStyle w:val="NormalWeb"/>
              <w:spacing w:line="360" w:lineRule="auto"/>
              <w:pPrChange w:id="3305" w:author="Lưu Gia Huy" w:date="2023-06-25T12:00:00Z">
                <w:pPr>
                  <w:pStyle w:val="NormalWeb"/>
                  <w:framePr w:hSpace="180" w:wrap="around" w:vAnchor="text" w:hAnchor="page" w:x="1320" w:y="2984"/>
                  <w:suppressOverlap/>
                </w:pPr>
              </w:pPrChange>
            </w:pPr>
            <w:r>
              <w:rPr>
                <w:color w:val="FFFFFF"/>
                <w:sz w:val="28"/>
                <w:szCs w:val="28"/>
              </w:rPr>
              <w:t>enc(60)</w:t>
            </w:r>
          </w:p>
        </w:tc>
        <w:tc>
          <w:tcPr>
            <w:tcW w:w="1102" w:type="dxa"/>
            <w:tcBorders>
              <w:top w:val="single" w:sz="4" w:space="0" w:color="FFFFFF"/>
              <w:left w:val="single" w:sz="4" w:space="0" w:color="FFFFFF"/>
              <w:bottom w:val="single" w:sz="12" w:space="0" w:color="FFFFFF"/>
              <w:right w:val="single" w:sz="4" w:space="0" w:color="FFFFFF"/>
            </w:tcBorders>
            <w:shd w:val="clear" w:color="auto" w:fill="00717D"/>
            <w:tcMar>
              <w:top w:w="72" w:type="dxa"/>
              <w:left w:w="144" w:type="dxa"/>
              <w:bottom w:w="72" w:type="dxa"/>
              <w:right w:w="144" w:type="dxa"/>
            </w:tcMar>
          </w:tcPr>
          <w:p w14:paraId="1EF494D3" w14:textId="77777777" w:rsidR="00501C7E" w:rsidRDefault="00000000" w:rsidP="00501C7E">
            <w:pPr>
              <w:pStyle w:val="NormalWeb"/>
              <w:spacing w:line="360" w:lineRule="auto"/>
              <w:pPrChange w:id="3306" w:author="Lưu Gia Huy" w:date="2023-06-25T12:00:00Z">
                <w:pPr>
                  <w:pStyle w:val="NormalWeb"/>
                  <w:framePr w:hSpace="180" w:wrap="around" w:vAnchor="text" w:hAnchor="page" w:x="1320" w:y="2984"/>
                  <w:suppressOverlap/>
                </w:pPr>
              </w:pPrChange>
            </w:pPr>
            <w:r>
              <w:rPr>
                <w:color w:val="FFFFFF"/>
                <w:sz w:val="28"/>
                <w:szCs w:val="28"/>
              </w:rPr>
              <w:t>enc(1)</w:t>
            </w:r>
          </w:p>
        </w:tc>
        <w:tc>
          <w:tcPr>
            <w:tcW w:w="697" w:type="dxa"/>
            <w:tcBorders>
              <w:top w:val="single" w:sz="4" w:space="0" w:color="FFFFFF"/>
              <w:left w:val="single" w:sz="4" w:space="0" w:color="FFFFFF"/>
              <w:bottom w:val="single" w:sz="12" w:space="0" w:color="FFFFFF"/>
              <w:right w:val="single" w:sz="4" w:space="0" w:color="FFFFFF"/>
            </w:tcBorders>
            <w:shd w:val="clear" w:color="auto" w:fill="00717D"/>
            <w:tcMar>
              <w:top w:w="72" w:type="dxa"/>
              <w:left w:w="144" w:type="dxa"/>
              <w:bottom w:w="72" w:type="dxa"/>
              <w:right w:w="144" w:type="dxa"/>
            </w:tcMar>
          </w:tcPr>
          <w:p w14:paraId="27FE29E9" w14:textId="77777777" w:rsidR="00501C7E" w:rsidRDefault="00000000" w:rsidP="00501C7E">
            <w:pPr>
              <w:pStyle w:val="NormalWeb"/>
              <w:spacing w:line="360" w:lineRule="auto"/>
              <w:pPrChange w:id="3307" w:author="Lưu Gia Huy" w:date="2023-06-25T12:00:00Z">
                <w:pPr>
                  <w:pStyle w:val="NormalWeb"/>
                  <w:framePr w:hSpace="180" w:wrap="around" w:vAnchor="text" w:hAnchor="page" w:x="1320" w:y="2984"/>
                  <w:suppressOverlap/>
                </w:pPr>
              </w:pPrChange>
            </w:pPr>
            <w:r>
              <w:rPr>
                <w:color w:val="FFFFFF"/>
                <w:sz w:val="28"/>
                <w:szCs w:val="28"/>
              </w:rPr>
              <w:t>.....</w:t>
            </w:r>
          </w:p>
        </w:tc>
        <w:tc>
          <w:tcPr>
            <w:tcW w:w="1102" w:type="dxa"/>
            <w:tcBorders>
              <w:top w:val="single" w:sz="4" w:space="0" w:color="FFFFFF"/>
              <w:left w:val="single" w:sz="4" w:space="0" w:color="FFFFFF"/>
              <w:bottom w:val="single" w:sz="12" w:space="0" w:color="FFFFFF"/>
              <w:right w:val="single" w:sz="4" w:space="0" w:color="FFFFFF"/>
            </w:tcBorders>
            <w:shd w:val="clear" w:color="auto" w:fill="00717D"/>
            <w:tcMar>
              <w:top w:w="72" w:type="dxa"/>
              <w:left w:w="144" w:type="dxa"/>
              <w:bottom w:w="72" w:type="dxa"/>
              <w:right w:w="144" w:type="dxa"/>
            </w:tcMar>
          </w:tcPr>
          <w:p w14:paraId="5C9A9F84" w14:textId="77777777" w:rsidR="00501C7E" w:rsidRDefault="00000000" w:rsidP="00501C7E">
            <w:pPr>
              <w:pStyle w:val="NormalWeb"/>
              <w:spacing w:line="360" w:lineRule="auto"/>
              <w:pPrChange w:id="3308" w:author="Lưu Gia Huy" w:date="2023-06-25T12:00:00Z">
                <w:pPr>
                  <w:pStyle w:val="NormalWeb"/>
                  <w:framePr w:hSpace="180" w:wrap="around" w:vAnchor="text" w:hAnchor="page" w:x="1320" w:y="2984"/>
                  <w:suppressOverlap/>
                </w:pPr>
              </w:pPrChange>
            </w:pPr>
            <w:r>
              <w:rPr>
                <w:color w:val="FFFFFF"/>
                <w:sz w:val="28"/>
                <w:szCs w:val="28"/>
              </w:rPr>
              <w:t>enc(1)</w:t>
            </w:r>
          </w:p>
        </w:tc>
      </w:tr>
      <w:tr w:rsidR="00501C7E" w14:paraId="4C4680D0" w14:textId="77777777">
        <w:trPr>
          <w:trHeight w:val="389"/>
          <w:tblCellSpacing w:w="0" w:type="dxa"/>
        </w:trPr>
        <w:tc>
          <w:tcPr>
            <w:tcW w:w="1258" w:type="dxa"/>
            <w:tcBorders>
              <w:top w:val="single" w:sz="4" w:space="0" w:color="FFFFFF"/>
              <w:left w:val="single" w:sz="4" w:space="0" w:color="FFFFFF"/>
              <w:bottom w:val="single" w:sz="12" w:space="0" w:color="FFFFFF"/>
              <w:right w:val="single" w:sz="4" w:space="0" w:color="FFFFFF"/>
            </w:tcBorders>
            <w:shd w:val="clear" w:color="auto" w:fill="76F2FF"/>
            <w:tcMar>
              <w:top w:w="72" w:type="dxa"/>
              <w:left w:w="144" w:type="dxa"/>
              <w:bottom w:w="72" w:type="dxa"/>
              <w:right w:w="144" w:type="dxa"/>
            </w:tcMar>
          </w:tcPr>
          <w:p w14:paraId="4F5327C6" w14:textId="77777777" w:rsidR="00501C7E" w:rsidRDefault="00000000" w:rsidP="00501C7E">
            <w:pPr>
              <w:pStyle w:val="NormalWeb"/>
              <w:spacing w:line="360" w:lineRule="auto"/>
              <w:pPrChange w:id="3309" w:author="Lưu Gia Huy" w:date="2023-06-25T12:00:00Z">
                <w:pPr>
                  <w:pStyle w:val="NormalWeb"/>
                  <w:framePr w:hSpace="180" w:wrap="around" w:vAnchor="text" w:hAnchor="page" w:x="1320" w:y="2984"/>
                  <w:suppressOverlap/>
                </w:pPr>
              </w:pPrChange>
            </w:pPr>
            <w:r>
              <w:rPr>
                <w:color w:val="000000"/>
                <w:sz w:val="28"/>
                <w:szCs w:val="28"/>
                <w:lang w:val="vi-VN"/>
              </w:rPr>
              <w:t xml:space="preserve"> </w:t>
            </w:r>
            <w:r>
              <w:rPr>
                <w:color w:val="000000"/>
                <w:sz w:val="28"/>
                <w:szCs w:val="28"/>
              </w:rPr>
              <w:t>...</w:t>
            </w:r>
          </w:p>
        </w:tc>
        <w:tc>
          <w:tcPr>
            <w:tcW w:w="1102" w:type="dxa"/>
            <w:tcBorders>
              <w:top w:val="single" w:sz="4" w:space="0" w:color="FFFFFF"/>
              <w:left w:val="single" w:sz="4" w:space="0" w:color="FFFFFF"/>
              <w:bottom w:val="single" w:sz="12" w:space="0" w:color="FFFFFF"/>
              <w:right w:val="single" w:sz="4" w:space="0" w:color="FFFFFF"/>
            </w:tcBorders>
            <w:shd w:val="clear" w:color="auto" w:fill="76F2FF"/>
            <w:tcMar>
              <w:top w:w="72" w:type="dxa"/>
              <w:left w:w="144" w:type="dxa"/>
              <w:bottom w:w="72" w:type="dxa"/>
              <w:right w:w="144" w:type="dxa"/>
            </w:tcMar>
          </w:tcPr>
          <w:p w14:paraId="4429C00E" w14:textId="77777777" w:rsidR="00501C7E" w:rsidRDefault="00000000" w:rsidP="00501C7E">
            <w:pPr>
              <w:pStyle w:val="NormalWeb"/>
              <w:spacing w:line="360" w:lineRule="auto"/>
              <w:pPrChange w:id="3310" w:author="Lưu Gia Huy" w:date="2023-06-25T12:00:00Z">
                <w:pPr>
                  <w:pStyle w:val="NormalWeb"/>
                  <w:framePr w:hSpace="180" w:wrap="around" w:vAnchor="text" w:hAnchor="page" w:x="1320" w:y="2984"/>
                  <w:suppressOverlap/>
                </w:pPr>
              </w:pPrChange>
            </w:pPr>
            <w:r>
              <w:rPr>
                <w:color w:val="000000"/>
                <w:sz w:val="28"/>
                <w:szCs w:val="28"/>
              </w:rPr>
              <w:t>...</w:t>
            </w:r>
          </w:p>
        </w:tc>
        <w:tc>
          <w:tcPr>
            <w:tcW w:w="697" w:type="dxa"/>
            <w:tcBorders>
              <w:top w:val="single" w:sz="4" w:space="0" w:color="FFFFFF"/>
              <w:left w:val="single" w:sz="4" w:space="0" w:color="FFFFFF"/>
              <w:bottom w:val="single" w:sz="12" w:space="0" w:color="FFFFFF"/>
              <w:right w:val="single" w:sz="4" w:space="0" w:color="FFFFFF"/>
            </w:tcBorders>
            <w:shd w:val="clear" w:color="auto" w:fill="76F2FF"/>
            <w:tcMar>
              <w:top w:w="72" w:type="dxa"/>
              <w:left w:w="144" w:type="dxa"/>
              <w:bottom w:w="72" w:type="dxa"/>
              <w:right w:w="144" w:type="dxa"/>
            </w:tcMar>
          </w:tcPr>
          <w:p w14:paraId="10B9ACDC" w14:textId="77777777" w:rsidR="00501C7E" w:rsidRDefault="00000000" w:rsidP="00501C7E">
            <w:pPr>
              <w:pStyle w:val="NormalWeb"/>
              <w:spacing w:line="360" w:lineRule="auto"/>
              <w:pPrChange w:id="3311" w:author="Lưu Gia Huy" w:date="2023-06-25T12:00:00Z">
                <w:pPr>
                  <w:pStyle w:val="NormalWeb"/>
                  <w:framePr w:hSpace="180" w:wrap="around" w:vAnchor="text" w:hAnchor="page" w:x="1320" w:y="2984"/>
                  <w:suppressOverlap/>
                </w:pPr>
              </w:pPrChange>
            </w:pPr>
            <w:r>
              <w:rPr>
                <w:color w:val="000000"/>
                <w:sz w:val="28"/>
                <w:szCs w:val="28"/>
              </w:rPr>
              <w:t>...</w:t>
            </w:r>
          </w:p>
        </w:tc>
        <w:tc>
          <w:tcPr>
            <w:tcW w:w="1102" w:type="dxa"/>
            <w:tcBorders>
              <w:top w:val="single" w:sz="4" w:space="0" w:color="FFFFFF"/>
              <w:left w:val="single" w:sz="4" w:space="0" w:color="FFFFFF"/>
              <w:bottom w:val="single" w:sz="12" w:space="0" w:color="FFFFFF"/>
              <w:right w:val="single" w:sz="4" w:space="0" w:color="FFFFFF"/>
            </w:tcBorders>
            <w:shd w:val="clear" w:color="auto" w:fill="76F2FF"/>
            <w:tcMar>
              <w:top w:w="72" w:type="dxa"/>
              <w:left w:w="144" w:type="dxa"/>
              <w:bottom w:w="72" w:type="dxa"/>
              <w:right w:w="144" w:type="dxa"/>
            </w:tcMar>
          </w:tcPr>
          <w:p w14:paraId="3E292A3F" w14:textId="77777777" w:rsidR="00501C7E" w:rsidRDefault="00000000" w:rsidP="00501C7E">
            <w:pPr>
              <w:pStyle w:val="NormalWeb"/>
              <w:spacing w:line="360" w:lineRule="auto"/>
              <w:pPrChange w:id="3312" w:author="Lưu Gia Huy" w:date="2023-06-25T12:00:00Z">
                <w:pPr>
                  <w:pStyle w:val="NormalWeb"/>
                  <w:framePr w:hSpace="180" w:wrap="around" w:vAnchor="text" w:hAnchor="page" w:x="1320" w:y="2984"/>
                  <w:suppressOverlap/>
                </w:pPr>
              </w:pPrChange>
            </w:pPr>
            <w:r>
              <w:rPr>
                <w:color w:val="000000"/>
                <w:sz w:val="28"/>
                <w:szCs w:val="28"/>
              </w:rPr>
              <w:t>...</w:t>
            </w:r>
          </w:p>
        </w:tc>
      </w:tr>
      <w:tr w:rsidR="00501C7E" w14:paraId="32F026F3" w14:textId="77777777" w:rsidTr="00501C7E">
        <w:tblPrEx>
          <w:tblW w:w="4159" w:type="dxa"/>
          <w:tblCellSpacing w:w="0" w:type="dxa"/>
          <w:tblCellMar>
            <w:left w:w="0" w:type="dxa"/>
            <w:right w:w="0" w:type="dxa"/>
          </w:tblCellMar>
          <w:tblPrExChange w:id="3313" w:author="Lưu Gia Huy" w:date="2023-06-25T13:51:00Z">
            <w:tblPrEx>
              <w:tblW w:w="4159" w:type="dxa"/>
              <w:tblCellSpacing w:w="0" w:type="dxa"/>
              <w:tblCellMar>
                <w:left w:w="0" w:type="dxa"/>
                <w:right w:w="0" w:type="dxa"/>
              </w:tblCellMar>
            </w:tblPrEx>
          </w:tblPrExChange>
        </w:tblPrEx>
        <w:trPr>
          <w:trHeight w:val="316"/>
          <w:tblCellSpacing w:w="0" w:type="dxa"/>
          <w:trPrChange w:id="3314" w:author="Lưu Gia Huy" w:date="2023-06-25T13:51:00Z">
            <w:trPr>
              <w:gridAfter w:val="0"/>
              <w:trHeight w:val="496"/>
              <w:tblCellSpacing w:w="0" w:type="dxa"/>
            </w:trPr>
          </w:trPrChange>
        </w:trPr>
        <w:tc>
          <w:tcPr>
            <w:tcW w:w="1258" w:type="dxa"/>
            <w:tcBorders>
              <w:top w:val="single" w:sz="4" w:space="0" w:color="FFFFFF"/>
              <w:left w:val="single" w:sz="4" w:space="0" w:color="FFFFFF"/>
              <w:bottom w:val="single" w:sz="4" w:space="0" w:color="FFFFFF"/>
              <w:right w:val="single" w:sz="4" w:space="0" w:color="FFFFFF"/>
            </w:tcBorders>
            <w:shd w:val="clear" w:color="auto" w:fill="BAF8FF"/>
            <w:tcMar>
              <w:top w:w="72" w:type="dxa"/>
              <w:left w:w="144" w:type="dxa"/>
              <w:bottom w:w="72" w:type="dxa"/>
              <w:right w:w="144" w:type="dxa"/>
            </w:tcMar>
            <w:tcPrChange w:id="3315" w:author="Lưu Gia Huy" w:date="2023-06-25T13:51:00Z">
              <w:tcPr>
                <w:tcW w:w="1258" w:type="dxa"/>
                <w:gridSpan w:val="2"/>
                <w:tcBorders>
                  <w:top w:val="single" w:sz="4" w:space="0" w:color="FFFFFF"/>
                  <w:left w:val="single" w:sz="4" w:space="0" w:color="FFFFFF"/>
                  <w:bottom w:val="single" w:sz="4" w:space="0" w:color="FFFFFF"/>
                  <w:right w:val="single" w:sz="4" w:space="0" w:color="FFFFFF"/>
                </w:tcBorders>
                <w:shd w:val="clear" w:color="auto" w:fill="BAF8FF"/>
                <w:tcMar>
                  <w:top w:w="72" w:type="dxa"/>
                  <w:left w:w="144" w:type="dxa"/>
                  <w:bottom w:w="72" w:type="dxa"/>
                  <w:right w:w="144" w:type="dxa"/>
                </w:tcMar>
              </w:tcPr>
            </w:tcPrChange>
          </w:tcPr>
          <w:p w14:paraId="47C881CE" w14:textId="77777777" w:rsidR="00501C7E" w:rsidRDefault="00000000" w:rsidP="00501C7E">
            <w:pPr>
              <w:pStyle w:val="NormalWeb"/>
              <w:spacing w:line="360" w:lineRule="auto"/>
              <w:pPrChange w:id="3316" w:author="Lưu Gia Huy" w:date="2023-06-25T12:00:00Z">
                <w:pPr>
                  <w:pStyle w:val="NormalWeb"/>
                  <w:framePr w:hSpace="180" w:wrap="around" w:vAnchor="text" w:hAnchor="page" w:x="1320" w:y="2984"/>
                  <w:suppressOverlap/>
                </w:pPr>
              </w:pPrChange>
            </w:pPr>
            <w:r>
              <w:rPr>
                <w:color w:val="000000"/>
                <w:sz w:val="28"/>
                <w:szCs w:val="28"/>
              </w:rPr>
              <w:t>enc(75)</w:t>
            </w:r>
          </w:p>
        </w:tc>
        <w:tc>
          <w:tcPr>
            <w:tcW w:w="1102" w:type="dxa"/>
            <w:tcBorders>
              <w:top w:val="single" w:sz="4" w:space="0" w:color="FFFFFF"/>
              <w:left w:val="single" w:sz="4" w:space="0" w:color="FFFFFF"/>
              <w:bottom w:val="single" w:sz="4" w:space="0" w:color="FFFFFF"/>
              <w:right w:val="single" w:sz="4" w:space="0" w:color="FFFFFF"/>
            </w:tcBorders>
            <w:shd w:val="clear" w:color="auto" w:fill="BAF8FF"/>
            <w:tcMar>
              <w:top w:w="72" w:type="dxa"/>
              <w:left w:w="144" w:type="dxa"/>
              <w:bottom w:w="72" w:type="dxa"/>
              <w:right w:w="144" w:type="dxa"/>
            </w:tcMar>
            <w:tcPrChange w:id="3317" w:author="Lưu Gia Huy" w:date="2023-06-25T13:51:00Z">
              <w:tcPr>
                <w:tcW w:w="1102" w:type="dxa"/>
                <w:gridSpan w:val="2"/>
                <w:tcBorders>
                  <w:top w:val="single" w:sz="4" w:space="0" w:color="FFFFFF"/>
                  <w:left w:val="single" w:sz="4" w:space="0" w:color="FFFFFF"/>
                  <w:bottom w:val="single" w:sz="4" w:space="0" w:color="FFFFFF"/>
                  <w:right w:val="single" w:sz="4" w:space="0" w:color="FFFFFF"/>
                </w:tcBorders>
                <w:shd w:val="clear" w:color="auto" w:fill="BAF8FF"/>
                <w:tcMar>
                  <w:top w:w="72" w:type="dxa"/>
                  <w:left w:w="144" w:type="dxa"/>
                  <w:bottom w:w="72" w:type="dxa"/>
                  <w:right w:w="144" w:type="dxa"/>
                </w:tcMar>
              </w:tcPr>
            </w:tcPrChange>
          </w:tcPr>
          <w:p w14:paraId="7228984B" w14:textId="77777777" w:rsidR="00501C7E" w:rsidRDefault="00000000" w:rsidP="00501C7E">
            <w:pPr>
              <w:pStyle w:val="NormalWeb"/>
              <w:spacing w:line="360" w:lineRule="auto"/>
              <w:pPrChange w:id="3318" w:author="Lưu Gia Huy" w:date="2023-06-25T12:00:00Z">
                <w:pPr>
                  <w:pStyle w:val="NormalWeb"/>
                  <w:framePr w:hSpace="180" w:wrap="around" w:vAnchor="text" w:hAnchor="page" w:x="1320" w:y="2984"/>
                  <w:suppressOverlap/>
                </w:pPr>
              </w:pPrChange>
            </w:pPr>
            <w:r>
              <w:rPr>
                <w:color w:val="000000"/>
                <w:sz w:val="28"/>
                <w:szCs w:val="28"/>
              </w:rPr>
              <w:t>enc(0)</w:t>
            </w:r>
          </w:p>
        </w:tc>
        <w:tc>
          <w:tcPr>
            <w:tcW w:w="697" w:type="dxa"/>
            <w:tcBorders>
              <w:top w:val="single" w:sz="4" w:space="0" w:color="FFFFFF"/>
              <w:left w:val="single" w:sz="4" w:space="0" w:color="FFFFFF"/>
              <w:bottom w:val="single" w:sz="4" w:space="0" w:color="FFFFFF"/>
              <w:right w:val="single" w:sz="4" w:space="0" w:color="FFFFFF"/>
            </w:tcBorders>
            <w:shd w:val="clear" w:color="auto" w:fill="BAF8FF"/>
            <w:tcMar>
              <w:top w:w="72" w:type="dxa"/>
              <w:left w:w="144" w:type="dxa"/>
              <w:bottom w:w="72" w:type="dxa"/>
              <w:right w:w="144" w:type="dxa"/>
            </w:tcMar>
            <w:tcPrChange w:id="3319" w:author="Lưu Gia Huy" w:date="2023-06-25T13:51:00Z">
              <w:tcPr>
                <w:tcW w:w="697" w:type="dxa"/>
                <w:gridSpan w:val="2"/>
                <w:tcBorders>
                  <w:top w:val="single" w:sz="4" w:space="0" w:color="FFFFFF"/>
                  <w:left w:val="single" w:sz="4" w:space="0" w:color="FFFFFF"/>
                  <w:bottom w:val="single" w:sz="4" w:space="0" w:color="FFFFFF"/>
                  <w:right w:val="single" w:sz="4" w:space="0" w:color="FFFFFF"/>
                </w:tcBorders>
                <w:shd w:val="clear" w:color="auto" w:fill="BAF8FF"/>
                <w:tcMar>
                  <w:top w:w="72" w:type="dxa"/>
                  <w:left w:w="144" w:type="dxa"/>
                  <w:bottom w:w="72" w:type="dxa"/>
                  <w:right w:w="144" w:type="dxa"/>
                </w:tcMar>
              </w:tcPr>
            </w:tcPrChange>
          </w:tcPr>
          <w:p w14:paraId="1A677AFF" w14:textId="77777777" w:rsidR="00501C7E" w:rsidRDefault="00000000" w:rsidP="00501C7E">
            <w:pPr>
              <w:pStyle w:val="NormalWeb"/>
              <w:spacing w:line="360" w:lineRule="auto"/>
              <w:pPrChange w:id="3320" w:author="Lưu Gia Huy" w:date="2023-06-25T12:00:00Z">
                <w:pPr>
                  <w:pStyle w:val="NormalWeb"/>
                  <w:framePr w:hSpace="180" w:wrap="around" w:vAnchor="text" w:hAnchor="page" w:x="1320" w:y="2984"/>
                  <w:suppressOverlap/>
                </w:pPr>
              </w:pPrChange>
            </w:pPr>
            <w:r>
              <w:rPr>
                <w:color w:val="000000"/>
                <w:sz w:val="28"/>
                <w:szCs w:val="28"/>
              </w:rPr>
              <w:t>...</w:t>
            </w:r>
          </w:p>
        </w:tc>
        <w:tc>
          <w:tcPr>
            <w:tcW w:w="1102" w:type="dxa"/>
            <w:tcBorders>
              <w:top w:val="single" w:sz="4" w:space="0" w:color="FFFFFF"/>
              <w:left w:val="single" w:sz="4" w:space="0" w:color="FFFFFF"/>
              <w:bottom w:val="single" w:sz="4" w:space="0" w:color="FFFFFF"/>
              <w:right w:val="single" w:sz="4" w:space="0" w:color="FFFFFF"/>
            </w:tcBorders>
            <w:shd w:val="clear" w:color="auto" w:fill="BAF8FF"/>
            <w:tcMar>
              <w:top w:w="72" w:type="dxa"/>
              <w:left w:w="144" w:type="dxa"/>
              <w:bottom w:w="72" w:type="dxa"/>
              <w:right w:w="144" w:type="dxa"/>
            </w:tcMar>
            <w:tcPrChange w:id="3321" w:author="Lưu Gia Huy" w:date="2023-06-25T13:51:00Z">
              <w:tcPr>
                <w:tcW w:w="1102" w:type="dxa"/>
                <w:gridSpan w:val="2"/>
                <w:tcBorders>
                  <w:top w:val="single" w:sz="4" w:space="0" w:color="FFFFFF"/>
                  <w:left w:val="single" w:sz="4" w:space="0" w:color="FFFFFF"/>
                  <w:bottom w:val="single" w:sz="4" w:space="0" w:color="FFFFFF"/>
                  <w:right w:val="single" w:sz="4" w:space="0" w:color="FFFFFF"/>
                </w:tcBorders>
                <w:shd w:val="clear" w:color="auto" w:fill="BAF8FF"/>
                <w:tcMar>
                  <w:top w:w="72" w:type="dxa"/>
                  <w:left w:w="144" w:type="dxa"/>
                  <w:bottom w:w="72" w:type="dxa"/>
                  <w:right w:w="144" w:type="dxa"/>
                </w:tcMar>
              </w:tcPr>
            </w:tcPrChange>
          </w:tcPr>
          <w:p w14:paraId="0EE644F5" w14:textId="77777777" w:rsidR="00501C7E" w:rsidRDefault="00000000" w:rsidP="00501C7E">
            <w:pPr>
              <w:pStyle w:val="NormalWeb"/>
              <w:spacing w:line="360" w:lineRule="auto"/>
              <w:pPrChange w:id="3322" w:author="Lưu Gia Huy" w:date="2023-06-25T12:00:00Z">
                <w:pPr>
                  <w:pStyle w:val="NormalWeb"/>
                  <w:framePr w:hSpace="180" w:wrap="around" w:vAnchor="text" w:hAnchor="page" w:x="1320" w:y="2984"/>
                  <w:suppressOverlap/>
                </w:pPr>
              </w:pPrChange>
            </w:pPr>
            <w:r>
              <w:rPr>
                <w:color w:val="000000"/>
                <w:sz w:val="28"/>
                <w:szCs w:val="28"/>
              </w:rPr>
              <w:t>enc(0)</w:t>
            </w:r>
          </w:p>
        </w:tc>
      </w:tr>
    </w:tbl>
    <w:p w14:paraId="4212F7BE" w14:textId="77777777" w:rsidR="00501C7E" w:rsidRDefault="00501C7E" w:rsidP="00501C7E">
      <w:pPr>
        <w:rPr>
          <w:ins w:id="3323" w:author="Lưu Gia Huy" w:date="2023-06-25T11:28:00Z"/>
        </w:rPr>
        <w:pPrChange w:id="3324" w:author="Lưu Gia Huy" w:date="2023-06-25T12:00:00Z">
          <w:pPr>
            <w:pStyle w:val="Heading1"/>
          </w:pPr>
        </w:pPrChange>
      </w:pPr>
    </w:p>
    <w:p w14:paraId="6CB70817" w14:textId="77777777" w:rsidR="00501C7E" w:rsidRDefault="00501C7E" w:rsidP="00501C7E">
      <w:pPr>
        <w:rPr>
          <w:ins w:id="3325" w:author="Lưu Gia Huy" w:date="2023-06-25T11:28:00Z"/>
        </w:rPr>
        <w:pPrChange w:id="3326" w:author="Lưu Gia Huy" w:date="2023-06-25T12:00:00Z">
          <w:pPr>
            <w:pStyle w:val="Heading1"/>
          </w:pPr>
        </w:pPrChange>
      </w:pPr>
    </w:p>
    <w:p w14:paraId="44BE52EA" w14:textId="77777777" w:rsidR="00501C7E" w:rsidRDefault="00000000" w:rsidP="00501C7E">
      <w:pPr>
        <w:rPr>
          <w:ins w:id="3327" w:author="Lưu Gia Huy" w:date="2023-06-25T11:28:00Z"/>
        </w:rPr>
        <w:pPrChange w:id="3328" w:author="Lưu Gia Huy" w:date="2023-06-25T12:00:00Z">
          <w:pPr>
            <w:pStyle w:val="Heading1"/>
          </w:pPr>
        </w:pPrChange>
      </w:pPr>
      <w:ins w:id="3329" w:author="Lưu Gia Huy" w:date="2023-06-23T20:48:00Z">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0A2344D2" wp14:editId="0613F56C">
                  <wp:simplePos x="0" y="0"/>
                  <wp:positionH relativeFrom="column">
                    <wp:posOffset>146050</wp:posOffset>
                  </wp:positionH>
                  <wp:positionV relativeFrom="paragraph">
                    <wp:posOffset>43815</wp:posOffset>
                  </wp:positionV>
                  <wp:extent cx="887095" cy="903605"/>
                  <wp:effectExtent l="0" t="13335" r="27305" b="12700"/>
                  <wp:wrapNone/>
                  <wp:docPr id="38" name="Straight Arrow Connector 20"/>
                  <wp:cNvGraphicFramePr/>
                  <a:graphic xmlns:a="http://schemas.openxmlformats.org/drawingml/2006/main">
                    <a:graphicData uri="http://schemas.microsoft.com/office/word/2010/wordprocessingShape">
                      <wps:wsp>
                        <wps:cNvCnPr/>
                        <wps:spPr>
                          <a:xfrm flipH="1">
                            <a:off x="0" y="0"/>
                            <a:ext cx="887095" cy="903605"/>
                          </a:xfrm>
                          <a:prstGeom prst="straightConnector1">
                            <a:avLst/>
                          </a:prstGeom>
                          <a:ln w="38100">
                            <a:gradFill>
                              <a:gsLst>
                                <a:gs pos="0">
                                  <a:srgbClr val="007BD3"/>
                                </a:gs>
                                <a:gs pos="100000">
                                  <a:srgbClr val="034373"/>
                                </a:gs>
                              </a:gsLst>
                            </a:gra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Straight Arrow Connector 20" o:spid="_x0000_s1026" o:spt="32" type="#_x0000_t32" style="position:absolute;left:0pt;flip:x;margin-left:11.5pt;margin-top:3.45pt;height:71.15pt;width:69.85pt;z-index:251664384;mso-width-relative:page;mso-height-relative:page;" filled="f" stroked="t" coordsize="21600,21600" o:gfxdata="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LyrPQ7aAAAACAEAAA8AAAAAAAAAAQAg&#10;AAAAIgAAAGRycy9kb3ducmV2LnhtbFBLAQIUABQAAAAIAIdO4kAXDubADAIAADQEAAAOAAAAAAAA&#10;AAEAIAAAACkBAABkcnMvZTJvRG9jLnhtbFBLBQYAAAAABgAGAFkBAACnBQAAAAA=&#10;">
                  <v:fill on="f" focussize="0,0"/>
                  <v:stroke weight="3pt" color="#000000" joinstyle="round" endarrow="open"/>
                  <v:imagedata o:title=""/>
                  <o:lock v:ext="edit" aspectratio="f"/>
                </v:shape>
              </w:pict>
            </mc:Fallback>
          </mc:AlternateContent>
        </w:r>
      </w:ins>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6BAEE80" wp14:editId="0C5C7C2B">
                <wp:simplePos x="0" y="0"/>
                <wp:positionH relativeFrom="column">
                  <wp:posOffset>4115435</wp:posOffset>
                </wp:positionH>
                <wp:positionV relativeFrom="paragraph">
                  <wp:posOffset>267970</wp:posOffset>
                </wp:positionV>
                <wp:extent cx="808355" cy="732790"/>
                <wp:effectExtent l="12700" t="13970" r="1905" b="0"/>
                <wp:wrapNone/>
                <wp:docPr id="21" name="Straight Arrow Connector 20"/>
                <wp:cNvGraphicFramePr/>
                <a:graphic xmlns:a="http://schemas.openxmlformats.org/drawingml/2006/main">
                  <a:graphicData uri="http://schemas.microsoft.com/office/word/2010/wordprocessingShape">
                    <wps:wsp>
                      <wps:cNvCnPr/>
                      <wps:spPr>
                        <a:xfrm>
                          <a:off x="0" y="0"/>
                          <a:ext cx="808355" cy="732790"/>
                        </a:xfrm>
                        <a:prstGeom prst="straightConnector1">
                          <a:avLst/>
                        </a:prstGeom>
                        <a:ln w="38100">
                          <a:gradFill>
                            <a:gsLst>
                              <a:gs pos="0">
                                <a:srgbClr val="007BD3"/>
                              </a:gs>
                              <a:gs pos="100000">
                                <a:srgbClr val="034373"/>
                              </a:gs>
                            </a:gsLst>
                          </a:gra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Straight Arrow Connector 20" o:spid="_x0000_s1026" o:spt="32" type="#_x0000_t32" style="position:absolute;left:0pt;margin-left:324.05pt;margin-top:21.1pt;height:57.7pt;width:63.65pt;z-index:251665408;mso-width-relative:page;mso-height-relative:page;" filled="f" stroked="t" coordsize="21600,21600" o:gfxdata="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lio/02gAAAAoBAAAPAAAAAAAAAAEAIAAAACIA&#10;AABkcnMvZG93bnJldi54bWxQSwECFAAUAAAACACHTuJAICW30wcCAAAqBAAADgAAAAAAAAABACAA&#10;AAApAQAAZHJzL2Uyb0RvYy54bWxQSwUGAAAAAAYABgBZAQAAogUAAAAA&#10;">
                <v:fill on="f" focussize="0,0"/>
                <v:stroke weight="3pt" color="#000000" joinstyle="round" endarrow="open"/>
                <v:imagedata o:title=""/>
                <o:lock v:ext="edit" aspectratio="f"/>
              </v:shape>
            </w:pict>
          </mc:Fallback>
        </mc:AlternateContent>
      </w:r>
    </w:p>
    <w:p w14:paraId="547FBEE3" w14:textId="77777777" w:rsidR="00501C7E" w:rsidRDefault="00501C7E" w:rsidP="00501C7E">
      <w:pPr>
        <w:rPr>
          <w:ins w:id="3330" w:author="Lưu Gia Huy" w:date="2023-06-25T11:28:00Z"/>
        </w:rPr>
        <w:pPrChange w:id="3331" w:author="Lưu Gia Huy" w:date="2023-06-25T12:00:00Z">
          <w:pPr>
            <w:pStyle w:val="Heading1"/>
          </w:pPr>
        </w:pPrChange>
      </w:pPr>
    </w:p>
    <w:p w14:paraId="43CAE92D" w14:textId="77777777" w:rsidR="00501C7E" w:rsidRDefault="00501C7E" w:rsidP="00501C7E">
      <w:pPr>
        <w:rPr>
          <w:ins w:id="3332" w:author="Lưu Gia Huy" w:date="2023-06-25T11:28:00Z"/>
        </w:rPr>
        <w:pPrChange w:id="3333" w:author="Lưu Gia Huy" w:date="2023-06-25T12:00:00Z">
          <w:pPr>
            <w:pStyle w:val="Heading1"/>
          </w:pPr>
        </w:pPrChange>
      </w:pPr>
    </w:p>
    <w:p w14:paraId="5A602D9A" w14:textId="77777777" w:rsidR="00501C7E" w:rsidRDefault="00501C7E" w:rsidP="00501C7E">
      <w:pPr>
        <w:rPr>
          <w:ins w:id="3334" w:author="Lưu Gia Huy" w:date="2023-06-25T11:28:00Z"/>
        </w:rPr>
        <w:pPrChange w:id="3335" w:author="Lưu Gia Huy" w:date="2023-06-25T12:00:00Z">
          <w:pPr>
            <w:pStyle w:val="Heading1"/>
          </w:pPr>
        </w:pPrChange>
      </w:pPr>
    </w:p>
    <w:p w14:paraId="36C24703" w14:textId="77777777" w:rsidR="00501C7E" w:rsidRDefault="00501C7E" w:rsidP="00501C7E">
      <w:pPr>
        <w:rPr>
          <w:ins w:id="3336" w:author="Lưu Gia Huy" w:date="2023-06-25T11:28:00Z"/>
        </w:rPr>
        <w:pPrChange w:id="3337" w:author="Lưu Gia Huy" w:date="2023-06-25T12:00:00Z">
          <w:pPr>
            <w:pStyle w:val="Heading1"/>
          </w:pPr>
        </w:pPrChange>
      </w:pPr>
    </w:p>
    <w:p w14:paraId="562AFE4D" w14:textId="77777777" w:rsidR="00501C7E" w:rsidRDefault="00501C7E" w:rsidP="00501C7E">
      <w:pPr>
        <w:rPr>
          <w:ins w:id="3338" w:author="Lưu Gia Huy" w:date="2023-06-23T20:49:00Z"/>
        </w:rPr>
        <w:pPrChange w:id="3339" w:author="Lưu Gia Huy" w:date="2023-06-25T12:00:00Z">
          <w:pPr>
            <w:pStyle w:val="Heading1"/>
          </w:pPr>
        </w:pPrChange>
      </w:pPr>
    </w:p>
    <w:p w14:paraId="4A6AC35D" w14:textId="77777777" w:rsidR="00501C7E" w:rsidRDefault="00501C7E" w:rsidP="00501C7E">
      <w:pPr>
        <w:pStyle w:val="Heading2"/>
        <w:ind w:left="0"/>
        <w:rPr>
          <w:ins w:id="3340" w:author="Lưu Gia Huy" w:date="2023-06-22T21:29:00Z"/>
          <w:del w:id="3341" w:author="Lưu Gia Huy" w:date="2023-06-23T22:04:00Z"/>
          <w:rFonts w:eastAsiaTheme="minorHAnsi"/>
          <w:b w:val="0"/>
          <w:szCs w:val="22"/>
        </w:rPr>
        <w:pPrChange w:id="3342" w:author="Lưu Gia Huy" w:date="2023-06-25T12:00:00Z">
          <w:pPr>
            <w:pStyle w:val="Heading1"/>
          </w:pPr>
        </w:pPrChange>
      </w:pPr>
      <w:bookmarkStart w:id="3343" w:name="_Toc138586618"/>
      <w:bookmarkStart w:id="3344" w:name="_Toc138586873"/>
      <w:bookmarkStart w:id="3345" w:name="_Toc138586122"/>
      <w:bookmarkStart w:id="3346" w:name="_Toc138586267"/>
      <w:bookmarkStart w:id="3347" w:name="_Toc138587219"/>
      <w:bookmarkStart w:id="3348" w:name="_Toc138586360"/>
      <w:bookmarkStart w:id="3349" w:name="_Toc138586788"/>
      <w:bookmarkStart w:id="3350" w:name="_Toc138586447"/>
      <w:bookmarkStart w:id="3351" w:name="_Toc138586533"/>
      <w:bookmarkStart w:id="3352" w:name="_Toc138586703"/>
      <w:bookmarkStart w:id="3353" w:name="_Toc138588522"/>
      <w:bookmarkEnd w:id="3343"/>
      <w:bookmarkEnd w:id="3344"/>
      <w:bookmarkEnd w:id="3345"/>
      <w:bookmarkEnd w:id="3346"/>
      <w:bookmarkEnd w:id="3347"/>
      <w:bookmarkEnd w:id="3348"/>
      <w:bookmarkEnd w:id="3349"/>
      <w:bookmarkEnd w:id="3350"/>
      <w:bookmarkEnd w:id="3351"/>
      <w:bookmarkEnd w:id="3352"/>
      <w:bookmarkEnd w:id="3353"/>
    </w:p>
    <w:p w14:paraId="7CD59621" w14:textId="77777777" w:rsidR="00501C7E" w:rsidRDefault="00000000" w:rsidP="00501C7E">
      <w:pPr>
        <w:pStyle w:val="Heading2"/>
        <w:ind w:left="0"/>
        <w:rPr>
          <w:ins w:id="3354" w:author="Lưu Gia Huy" w:date="2023-06-22T21:29:00Z"/>
          <w:del w:id="3355" w:author="Lưu Gia Huy" w:date="2023-06-25T11:08:00Z"/>
          <w:rFonts w:ascii="Times New Roman" w:hAnsi="Times New Roman" w:cs="Times New Roman"/>
        </w:rPr>
        <w:pPrChange w:id="3356" w:author="Lưu Gia Huy" w:date="2023-06-25T12:00:00Z">
          <w:pPr>
            <w:pStyle w:val="Heading2"/>
          </w:pPr>
        </w:pPrChange>
      </w:pPr>
      <w:ins w:id="3357" w:author="Lưu Gia Huy" w:date="2023-06-22T21:30:00Z">
        <w:del w:id="3358" w:author="Lưu Gia Huy" w:date="2023-06-25T11:08:00Z">
          <w:r>
            <w:rPr>
              <w:rFonts w:ascii="Times New Roman" w:hAnsi="Times New Roman" w:cs="Times New Roman"/>
              <w:b w:val="0"/>
              <w:bCs w:val="0"/>
              <w:rPrChange w:id="3359" w:author="Lưu Gia Huy" w:date="2023-06-25T11:57:00Z">
                <w:rPr>
                  <w:b w:val="0"/>
                  <w:bCs w:val="0"/>
                </w:rPr>
              </w:rPrChange>
            </w:rPr>
            <w:delText>Decision tree with CKKS scheme</w:delText>
          </w:r>
        </w:del>
      </w:ins>
      <w:bookmarkStart w:id="3360" w:name="_Toc138586534"/>
      <w:bookmarkStart w:id="3361" w:name="_Toc138586123"/>
      <w:bookmarkStart w:id="3362" w:name="_Toc138586619"/>
      <w:bookmarkStart w:id="3363" w:name="_Toc138586789"/>
      <w:bookmarkStart w:id="3364" w:name="_Toc138586874"/>
      <w:bookmarkStart w:id="3365" w:name="_Toc138586704"/>
      <w:bookmarkStart w:id="3366" w:name="_Toc138588523"/>
      <w:bookmarkStart w:id="3367" w:name="_Toc138587220"/>
      <w:bookmarkStart w:id="3368" w:name="_Toc138586361"/>
      <w:bookmarkStart w:id="3369" w:name="_Toc138586268"/>
      <w:bookmarkStart w:id="3370" w:name="_Toc138586448"/>
      <w:bookmarkEnd w:id="3360"/>
      <w:bookmarkEnd w:id="3361"/>
      <w:bookmarkEnd w:id="3362"/>
      <w:bookmarkEnd w:id="3363"/>
      <w:bookmarkEnd w:id="3364"/>
      <w:bookmarkEnd w:id="3365"/>
      <w:bookmarkEnd w:id="3366"/>
      <w:bookmarkEnd w:id="3367"/>
      <w:bookmarkEnd w:id="3368"/>
      <w:bookmarkEnd w:id="3369"/>
      <w:bookmarkEnd w:id="3370"/>
    </w:p>
    <w:p w14:paraId="28ED7DE7" w14:textId="77777777" w:rsidR="00501C7E" w:rsidRDefault="00000000" w:rsidP="00501C7E">
      <w:pPr>
        <w:pStyle w:val="Heading2"/>
        <w:ind w:left="0"/>
        <w:rPr>
          <w:ins w:id="3371" w:author="Lưu Gia Huy" w:date="2023-06-22T21:31:00Z"/>
          <w:del w:id="3372" w:author="Lưu Gia Huy" w:date="2023-06-25T11:08:00Z"/>
          <w:rFonts w:ascii="Times New Roman" w:hAnsi="Times New Roman" w:cs="Times New Roman"/>
        </w:rPr>
        <w:pPrChange w:id="3373" w:author="Lưu Gia Huy" w:date="2023-06-25T12:00:00Z">
          <w:pPr>
            <w:pStyle w:val="Heading2"/>
          </w:pPr>
        </w:pPrChange>
      </w:pPr>
      <w:ins w:id="3374" w:author="Lưu Gia Huy" w:date="2023-06-22T21:30:00Z">
        <w:del w:id="3375" w:author="Lưu Gia Huy" w:date="2023-06-25T11:08:00Z">
          <w:r>
            <w:rPr>
              <w:rFonts w:ascii="Times New Roman" w:hAnsi="Times New Roman" w:cs="Times New Roman"/>
              <w:b w:val="0"/>
              <w:bCs w:val="0"/>
              <w:rPrChange w:id="3376" w:author="Lưu Gia Huy" w:date="2023-06-25T11:57:00Z">
                <w:rPr>
                  <w:b w:val="0"/>
                  <w:bCs w:val="0"/>
                </w:rPr>
              </w:rPrChange>
            </w:rPr>
            <w:delText>Decision tree with BGV scheme</w:delText>
          </w:r>
        </w:del>
      </w:ins>
      <w:bookmarkStart w:id="3377" w:name="_Toc138586124"/>
      <w:bookmarkStart w:id="3378" w:name="_Toc138586269"/>
      <w:bookmarkStart w:id="3379" w:name="_Toc138586362"/>
      <w:bookmarkStart w:id="3380" w:name="_Toc138586620"/>
      <w:bookmarkStart w:id="3381" w:name="_Toc138586705"/>
      <w:bookmarkStart w:id="3382" w:name="_Toc138586875"/>
      <w:bookmarkStart w:id="3383" w:name="_Toc138588524"/>
      <w:bookmarkStart w:id="3384" w:name="_Toc138586449"/>
      <w:bookmarkStart w:id="3385" w:name="_Toc138586535"/>
      <w:bookmarkStart w:id="3386" w:name="_Toc138586790"/>
      <w:bookmarkStart w:id="3387" w:name="_Toc138587221"/>
      <w:bookmarkEnd w:id="3377"/>
      <w:bookmarkEnd w:id="3378"/>
      <w:bookmarkEnd w:id="3379"/>
      <w:bookmarkEnd w:id="3380"/>
      <w:bookmarkEnd w:id="3381"/>
      <w:bookmarkEnd w:id="3382"/>
      <w:bookmarkEnd w:id="3383"/>
      <w:bookmarkEnd w:id="3384"/>
      <w:bookmarkEnd w:id="3385"/>
      <w:bookmarkEnd w:id="3386"/>
      <w:bookmarkEnd w:id="3387"/>
    </w:p>
    <w:p w14:paraId="3A03E1F5" w14:textId="77777777" w:rsidR="00501C7E" w:rsidRPr="00501C7E" w:rsidRDefault="00000000" w:rsidP="00501C7E">
      <w:pPr>
        <w:pStyle w:val="Heading2"/>
        <w:numPr>
          <w:ins w:id="3388" w:author="Lưu Gia Huy" w:date="2023-06-25T13:53:00Z"/>
        </w:numPr>
        <w:ind w:left="0"/>
        <w:rPr>
          <w:ins w:id="3389" w:author="Lưu Gia Huy" w:date="2023-06-23T16:37:00Z"/>
          <w:rFonts w:ascii="Times New Roman" w:hAnsi="Times New Roman" w:cs="Times New Roman"/>
          <w:rPrChange w:id="3390" w:author="Lưu Gia Huy" w:date="2023-06-25T11:57:00Z">
            <w:rPr>
              <w:ins w:id="3391" w:author="Lưu Gia Huy" w:date="2023-06-23T16:37:00Z"/>
            </w:rPr>
          </w:rPrChange>
        </w:rPr>
        <w:pPrChange w:id="3392" w:author="Lưu Gia Huy" w:date="2023-06-25T13:53:00Z">
          <w:pPr>
            <w:pStyle w:val="Heading2"/>
            <w:numPr>
              <w:ilvl w:val="255"/>
              <w:numId w:val="0"/>
            </w:numPr>
            <w:ind w:left="0" w:firstLine="0"/>
          </w:pPr>
        </w:pPrChange>
      </w:pPr>
      <w:bookmarkStart w:id="3393" w:name="_Toc138588525"/>
      <w:ins w:id="3394" w:author="Lưu Gia Huy" w:date="2023-06-22T21:30:00Z">
        <w:r>
          <w:rPr>
            <w:rFonts w:ascii="Times New Roman" w:hAnsi="Times New Roman" w:cs="Times New Roman"/>
            <w:rPrChange w:id="3395" w:author="Lưu Gia Huy" w:date="2023-06-25T11:57:00Z">
              <w:rPr/>
            </w:rPrChange>
          </w:rPr>
          <w:t xml:space="preserve">Random </w:t>
        </w:r>
      </w:ins>
      <w:ins w:id="3396" w:author="Lưu Gia Huy" w:date="2023-06-22T21:31:00Z">
        <w:r>
          <w:rPr>
            <w:rFonts w:ascii="Times New Roman" w:hAnsi="Times New Roman" w:cs="Times New Roman"/>
            <w:rPrChange w:id="3397" w:author="Lưu Gia Huy" w:date="2023-06-25T11:57:00Z">
              <w:rPr/>
            </w:rPrChange>
          </w:rPr>
          <w:t>forest</w:t>
        </w:r>
      </w:ins>
      <w:ins w:id="3398" w:author="Lưu Gia Huy" w:date="2023-06-22T21:30:00Z">
        <w:r>
          <w:rPr>
            <w:rFonts w:ascii="Times New Roman" w:hAnsi="Times New Roman" w:cs="Times New Roman"/>
            <w:rPrChange w:id="3399" w:author="Lưu Gia Huy" w:date="2023-06-25T11:57:00Z">
              <w:rPr/>
            </w:rPrChange>
          </w:rPr>
          <w:t xml:space="preserve"> </w:t>
        </w:r>
      </w:ins>
      <w:ins w:id="3400" w:author="Lưu Gia Huy" w:date="2023-06-22T21:31:00Z">
        <w:r>
          <w:rPr>
            <w:rFonts w:ascii="Times New Roman" w:hAnsi="Times New Roman" w:cs="Times New Roman"/>
            <w:rPrChange w:id="3401" w:author="Lưu Gia Huy" w:date="2023-06-25T11:57:00Z">
              <w:rPr/>
            </w:rPrChange>
          </w:rPr>
          <w:t xml:space="preserve">with </w:t>
        </w:r>
      </w:ins>
      <w:ins w:id="3402" w:author="Lưu Gia Huy" w:date="2023-06-22T21:29:00Z">
        <w:r>
          <w:rPr>
            <w:rFonts w:ascii="Times New Roman" w:hAnsi="Times New Roman" w:cs="Times New Roman"/>
            <w:rPrChange w:id="3403" w:author="Lưu Gia Huy" w:date="2023-06-25T11:57:00Z">
              <w:rPr/>
            </w:rPrChange>
          </w:rPr>
          <w:t>CKKS scheme</w:t>
        </w:r>
      </w:ins>
      <w:bookmarkEnd w:id="3393"/>
    </w:p>
    <w:p w14:paraId="42004214" w14:textId="77777777" w:rsidR="00501C7E" w:rsidRPr="00501C7E" w:rsidRDefault="00000000" w:rsidP="00501C7E">
      <w:pPr>
        <w:pStyle w:val="Heading3"/>
        <w:numPr>
          <w:ins w:id="3404" w:author="Lưu Gia Huy" w:date="2023-06-25T13:53:00Z"/>
        </w:numPr>
        <w:ind w:left="0"/>
        <w:rPr>
          <w:ins w:id="3405" w:author="Lưu Gia Huy" w:date="2023-06-24T08:44:00Z"/>
          <w:rFonts w:ascii="Times New Roman" w:hAnsi="Times New Roman" w:cs="Times New Roman"/>
          <w:rPrChange w:id="3406" w:author="Lưu Gia Huy" w:date="2023-06-25T11:57:00Z">
            <w:rPr>
              <w:ins w:id="3407" w:author="Lưu Gia Huy" w:date="2023-06-24T08:44:00Z"/>
              <w:rFonts w:cs="Times New Roman"/>
            </w:rPr>
          </w:rPrChange>
        </w:rPr>
        <w:pPrChange w:id="3408" w:author="Lưu Gia Huy" w:date="2023-06-25T13:53:00Z">
          <w:pPr>
            <w:pStyle w:val="Heading4"/>
          </w:pPr>
        </w:pPrChange>
      </w:pPr>
      <w:bookmarkStart w:id="3409" w:name="_Toc138588526"/>
      <w:ins w:id="3410" w:author="Lưu Gia Huy" w:date="2023-06-25T11:09:00Z">
        <w:r>
          <w:rPr>
            <w:rFonts w:ascii="Times New Roman" w:hAnsi="Times New Roman" w:cs="Times New Roman"/>
            <w:rPrChange w:id="3411" w:author="Lưu Gia Huy" w:date="2023-06-25T11:57:00Z">
              <w:rPr/>
            </w:rPrChange>
          </w:rPr>
          <w:t>Initializing Parameters</w:t>
        </w:r>
      </w:ins>
      <w:bookmarkEnd w:id="3409"/>
    </w:p>
    <w:p w14:paraId="1EF3DD72" w14:textId="77777777" w:rsidR="00501C7E" w:rsidRPr="00501C7E" w:rsidRDefault="00000000">
      <w:pPr>
        <w:numPr>
          <w:ilvl w:val="255"/>
          <w:numId w:val="0"/>
        </w:numPr>
        <w:rPr>
          <w:ins w:id="3412" w:author="Lưu Gia Huy" w:date="2023-06-24T08:44:00Z"/>
          <w:rFonts w:ascii="Times New Roman" w:hAnsi="Times New Roman" w:cs="Times New Roman"/>
          <w:rPrChange w:id="3413" w:author="Lưu Gia Huy" w:date="2023-06-25T11:57:00Z">
            <w:rPr>
              <w:ins w:id="3414" w:author="Lưu Gia Huy" w:date="2023-06-24T08:44:00Z"/>
            </w:rPr>
          </w:rPrChange>
        </w:rPr>
      </w:pPr>
      <w:ins w:id="3415" w:author="Lưu Gia Huy" w:date="2023-06-25T11:28:00Z">
        <w:r>
          <w:rPr>
            <w:rFonts w:ascii="Times New Roman" w:hAnsi="Times New Roman" w:cs="Times New Roman"/>
            <w:noProof/>
          </w:rPr>
          <w:drawing>
            <wp:inline distT="0" distB="0" distL="114300" distR="114300" wp14:anchorId="53144507" wp14:editId="4BA8FB5A">
              <wp:extent cx="3253740" cy="10668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8"/>
                      <a:stretch>
                        <a:fillRect/>
                      </a:stretch>
                    </pic:blipFill>
                    <pic:spPr>
                      <a:xfrm>
                        <a:off x="0" y="0"/>
                        <a:ext cx="3253740" cy="1066800"/>
                      </a:xfrm>
                      <a:prstGeom prst="rect">
                        <a:avLst/>
                      </a:prstGeom>
                      <a:noFill/>
                      <a:ln>
                        <a:noFill/>
                      </a:ln>
                    </pic:spPr>
                  </pic:pic>
                </a:graphicData>
              </a:graphic>
            </wp:inline>
          </w:drawing>
        </w:r>
      </w:ins>
    </w:p>
    <w:p w14:paraId="0C8332A3" w14:textId="77777777" w:rsidR="00501C7E" w:rsidRPr="00501C7E" w:rsidRDefault="00000000">
      <w:pPr>
        <w:numPr>
          <w:ilvl w:val="255"/>
          <w:numId w:val="0"/>
        </w:numPr>
        <w:rPr>
          <w:ins w:id="3416" w:author="Lưu Gia Huy" w:date="2023-06-24T08:44:00Z"/>
          <w:rFonts w:ascii="Times New Roman" w:hAnsi="Times New Roman" w:cs="Times New Roman"/>
          <w:rPrChange w:id="3417" w:author="Lưu Gia Huy" w:date="2023-06-25T11:57:00Z">
            <w:rPr>
              <w:ins w:id="3418" w:author="Lưu Gia Huy" w:date="2023-06-24T08:44:00Z"/>
            </w:rPr>
          </w:rPrChange>
        </w:rPr>
      </w:pPr>
      <w:ins w:id="3419" w:author="Lưu Gia Huy" w:date="2023-06-24T08:44:00Z">
        <w:r>
          <w:rPr>
            <w:rFonts w:ascii="Times New Roman" w:hAnsi="Times New Roman" w:cs="Times New Roman"/>
            <w:noProof/>
            <w:rPrChange w:id="3420" w:author="Lưu Gia Huy" w:date="2023-06-25T11:57:00Z">
              <w:rPr>
                <w:noProof/>
              </w:rPr>
            </w:rPrChange>
          </w:rPr>
          <w:drawing>
            <wp:inline distT="0" distB="0" distL="114300" distR="114300" wp14:anchorId="2CBF956C" wp14:editId="4CD40F06">
              <wp:extent cx="5572760" cy="1649730"/>
              <wp:effectExtent l="0" t="0" r="508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9"/>
                      <a:stretch>
                        <a:fillRect/>
                      </a:stretch>
                    </pic:blipFill>
                    <pic:spPr>
                      <a:xfrm>
                        <a:off x="0" y="0"/>
                        <a:ext cx="5572760" cy="1649730"/>
                      </a:xfrm>
                      <a:prstGeom prst="rect">
                        <a:avLst/>
                      </a:prstGeom>
                      <a:noFill/>
                      <a:ln>
                        <a:noFill/>
                      </a:ln>
                    </pic:spPr>
                  </pic:pic>
                </a:graphicData>
              </a:graphic>
            </wp:inline>
          </w:drawing>
        </w:r>
      </w:ins>
    </w:p>
    <w:p w14:paraId="203A50FD" w14:textId="77777777" w:rsidR="00501C7E" w:rsidRPr="00501C7E" w:rsidRDefault="00000000">
      <w:pPr>
        <w:numPr>
          <w:ilvl w:val="255"/>
          <w:numId w:val="0"/>
        </w:numPr>
        <w:rPr>
          <w:ins w:id="3421" w:author="Lưu Gia Huy" w:date="2023-06-24T08:44:00Z"/>
          <w:rFonts w:ascii="Times New Roman" w:hAnsi="Times New Roman" w:cs="Times New Roman"/>
          <w:b/>
          <w:bCs/>
          <w:rPrChange w:id="3422" w:author="Lưu Gia Huy" w:date="2023-06-25T11:57:00Z">
            <w:rPr>
              <w:ins w:id="3423" w:author="Lưu Gia Huy" w:date="2023-06-24T08:44:00Z"/>
              <w:b/>
              <w:bCs/>
            </w:rPr>
          </w:rPrChange>
        </w:rPr>
      </w:pPr>
      <w:ins w:id="3424" w:author="Lưu Gia Huy" w:date="2023-06-25T11:09:00Z">
        <w:r>
          <w:rPr>
            <w:rFonts w:ascii="Times New Roman" w:hAnsi="Times New Roman" w:cs="Times New Roman"/>
          </w:rPr>
          <w:t>We are considering setting up the CKKS (Cryptographically Secure Keyed Sum) cryptographic environment. The first step in this process is to establish the CryptoContext. We need to determine the main parameters</w:t>
        </w:r>
      </w:ins>
      <w:ins w:id="3425" w:author="Lưu Gia Huy" w:date="2023-06-24T08:44:00Z">
        <w:r>
          <w:rPr>
            <w:rFonts w:ascii="Times New Roman" w:hAnsi="Times New Roman" w:cs="Times New Roman"/>
            <w:rPrChange w:id="3426" w:author="Lưu Gia Huy" w:date="2023-06-25T11:57:00Z">
              <w:rPr/>
            </w:rPrChange>
          </w:rPr>
          <w:t>.</w:t>
        </w:r>
      </w:ins>
    </w:p>
    <w:p w14:paraId="7841AF1B" w14:textId="77777777" w:rsidR="00501C7E" w:rsidRPr="00501C7E" w:rsidRDefault="00000000" w:rsidP="00501C7E">
      <w:pPr>
        <w:numPr>
          <w:ilvl w:val="0"/>
          <w:numId w:val="23"/>
        </w:numPr>
        <w:ind w:left="0"/>
        <w:rPr>
          <w:ins w:id="3427" w:author="Lưu Gia Huy" w:date="2023-06-24T08:44:00Z"/>
          <w:rFonts w:ascii="Times New Roman" w:hAnsi="Times New Roman" w:cs="Times New Roman"/>
          <w:rPrChange w:id="3428" w:author="Lưu Gia Huy" w:date="2023-06-25T11:57:00Z">
            <w:rPr>
              <w:ins w:id="3429" w:author="Lưu Gia Huy" w:date="2023-06-24T08:44:00Z"/>
            </w:rPr>
          </w:rPrChange>
        </w:rPr>
        <w:pPrChange w:id="3430" w:author="Lưu Gia Huy" w:date="2023-06-25T12:00:00Z">
          <w:pPr>
            <w:numPr>
              <w:numId w:val="23"/>
            </w:numPr>
            <w:tabs>
              <w:tab w:val="left" w:pos="420"/>
            </w:tabs>
            <w:ind w:left="420" w:hanging="420"/>
          </w:pPr>
        </w:pPrChange>
      </w:pPr>
      <w:ins w:id="3431" w:author="Lưu Gia Huy" w:date="2023-06-24T08:44:00Z">
        <w:r>
          <w:rPr>
            <w:rFonts w:ascii="Times New Roman" w:hAnsi="Times New Roman" w:cs="Times New Roman"/>
            <w:b/>
            <w:bCs/>
            <w:rPrChange w:id="3432" w:author="Lưu Gia Huy" w:date="2023-06-25T11:57:00Z">
              <w:rPr>
                <w:b/>
                <w:bCs/>
              </w:rPr>
            </w:rPrChange>
          </w:rPr>
          <w:t>multDepth</w:t>
        </w:r>
      </w:ins>
    </w:p>
    <w:p w14:paraId="0AE79DAA" w14:textId="77777777" w:rsidR="00501C7E" w:rsidRPr="00501C7E" w:rsidRDefault="00000000">
      <w:pPr>
        <w:numPr>
          <w:ilvl w:val="255"/>
          <w:numId w:val="0"/>
        </w:numPr>
        <w:rPr>
          <w:ins w:id="3433" w:author="Lưu Gia Huy" w:date="2023-06-24T08:44:00Z"/>
          <w:rFonts w:ascii="Times New Roman" w:hAnsi="Times New Roman" w:cs="Times New Roman"/>
          <w:rPrChange w:id="3434" w:author="Lưu Gia Huy" w:date="2023-06-25T11:57:00Z">
            <w:rPr>
              <w:ins w:id="3435" w:author="Lưu Gia Huy" w:date="2023-06-24T08:44:00Z"/>
            </w:rPr>
          </w:rPrChange>
        </w:rPr>
      </w:pPr>
      <w:ins w:id="3436" w:author="Lưu Gia Huy" w:date="2023-06-25T11:10:00Z">
        <w:r>
          <w:rPr>
            <w:rFonts w:ascii="Times New Roman" w:hAnsi="Times New Roman" w:cs="Times New Roman"/>
          </w:rPr>
          <w:t>One of these parameters is the multiplicative depth. Multiplicative depth is an important parameter in the CKKS model, determining the maximum depth of multiplication operations in a computation chain. It is not the total number of multiplications supported by the model, but rather a limit for a specific multiplication operation</w:t>
        </w:r>
      </w:ins>
      <w:ins w:id="3437" w:author="Lưu Gia Huy" w:date="2023-06-24T08:44:00Z">
        <w:r>
          <w:rPr>
            <w:rFonts w:ascii="Times New Roman" w:hAnsi="Times New Roman" w:cs="Times New Roman"/>
            <w:rPrChange w:id="3438" w:author="Lưu Gia Huy" w:date="2023-06-25T11:57:00Z">
              <w:rPr/>
            </w:rPrChange>
          </w:rPr>
          <w:t>.</w:t>
        </w:r>
      </w:ins>
    </w:p>
    <w:p w14:paraId="72984A29" w14:textId="77777777" w:rsidR="00501C7E" w:rsidRPr="00501C7E" w:rsidRDefault="00000000">
      <w:pPr>
        <w:numPr>
          <w:ilvl w:val="255"/>
          <w:numId w:val="0"/>
        </w:numPr>
        <w:rPr>
          <w:ins w:id="3439" w:author="Lưu Gia Huy" w:date="2023-06-24T08:44:00Z"/>
          <w:rFonts w:ascii="Times New Roman" w:hAnsi="Times New Roman" w:cs="Times New Roman"/>
          <w:rPrChange w:id="3440" w:author="Lưu Gia Huy" w:date="2023-06-25T11:57:00Z">
            <w:rPr>
              <w:ins w:id="3441" w:author="Lưu Gia Huy" w:date="2023-06-24T08:44:00Z"/>
            </w:rPr>
          </w:rPrChange>
        </w:rPr>
      </w:pPr>
      <w:ins w:id="3442" w:author="Lưu Gia Huy" w:date="2023-06-25T11:10:00Z">
        <w:r>
          <w:rPr>
            <w:rFonts w:ascii="Times New Roman" w:hAnsi="Times New Roman" w:cs="Times New Roman"/>
          </w:rPr>
          <w:t>For example, let's consider a computation</w:t>
        </w:r>
      </w:ins>
      <w:ins w:id="3443" w:author="Lưu Gia Huy" w:date="2023-06-24T08:44:00Z">
        <w:r>
          <w:rPr>
            <w:rFonts w:ascii="Times New Roman" w:hAnsi="Times New Roman" w:cs="Times New Roman"/>
            <w:rPrChange w:id="3444" w:author="Lưu Gia Huy" w:date="2023-06-25T11:57:00Z">
              <w:rPr/>
            </w:rPrChange>
          </w:rPr>
          <w:t xml:space="preserve"> f(x, y) = x</w:t>
        </w:r>
        <w:r>
          <w:rPr>
            <w:rFonts w:ascii="Times New Roman" w:hAnsi="Times New Roman" w:cs="Times New Roman"/>
            <w:vertAlign w:val="superscript"/>
            <w:rPrChange w:id="3445" w:author="Lưu Gia Huy" w:date="2023-06-25T11:57:00Z">
              <w:rPr>
                <w:vertAlign w:val="superscript"/>
              </w:rPr>
            </w:rPrChange>
          </w:rPr>
          <w:t>2</w:t>
        </w:r>
        <w:r>
          <w:rPr>
            <w:rFonts w:ascii="Times New Roman" w:hAnsi="Times New Roman" w:cs="Times New Roman"/>
            <w:rPrChange w:id="3446" w:author="Lưu Gia Huy" w:date="2023-06-25T11:57:00Z">
              <w:rPr/>
            </w:rPrChange>
          </w:rPr>
          <w:t xml:space="preserve"> + xy + y</w:t>
        </w:r>
        <w:r>
          <w:rPr>
            <w:rFonts w:ascii="Times New Roman" w:hAnsi="Times New Roman" w:cs="Times New Roman"/>
            <w:vertAlign w:val="superscript"/>
            <w:rPrChange w:id="3447" w:author="Lưu Gia Huy" w:date="2023-06-25T11:57:00Z">
              <w:rPr>
                <w:vertAlign w:val="superscript"/>
              </w:rPr>
            </w:rPrChange>
          </w:rPr>
          <w:t>2</w:t>
        </w:r>
        <w:r>
          <w:rPr>
            <w:rFonts w:ascii="Times New Roman" w:hAnsi="Times New Roman" w:cs="Times New Roman"/>
            <w:rPrChange w:id="3448" w:author="Lưu Gia Huy" w:date="2023-06-25T11:57:00Z">
              <w:rPr/>
            </w:rPrChange>
          </w:rPr>
          <w:t xml:space="preserve"> + x + y. </w:t>
        </w:r>
      </w:ins>
      <w:ins w:id="3449" w:author="Lưu Gia Huy" w:date="2023-06-25T11:11:00Z">
        <w:r>
          <w:rPr>
            <w:rFonts w:ascii="Times New Roman" w:hAnsi="Times New Roman" w:cs="Times New Roman"/>
          </w:rPr>
          <w:t>This computation has a multiplicative depth of 1 but requires a total of 3 multiplications to be performed. In another case, we have a computation</w:t>
        </w:r>
      </w:ins>
      <w:ins w:id="3450" w:author="Lưu Gia Huy" w:date="2023-06-24T08:44:00Z">
        <w:r>
          <w:rPr>
            <w:rFonts w:ascii="Times New Roman" w:hAnsi="Times New Roman" w:cs="Times New Roman"/>
            <w:rPrChange w:id="3451" w:author="Lưu Gia Huy" w:date="2023-06-25T11:57:00Z">
              <w:rPr/>
            </w:rPrChange>
          </w:rPr>
          <w:t xml:space="preserve"> g(x_i) = x</w:t>
        </w:r>
        <w:r>
          <w:rPr>
            <w:rFonts w:ascii="Times New Roman" w:hAnsi="Times New Roman" w:cs="Times New Roman"/>
            <w:vertAlign w:val="subscript"/>
            <w:rPrChange w:id="3452" w:author="Lưu Gia Huy" w:date="2023-06-25T11:57:00Z">
              <w:rPr>
                <w:vertAlign w:val="subscript"/>
              </w:rPr>
            </w:rPrChange>
          </w:rPr>
          <w:t>1</w:t>
        </w:r>
        <w:r>
          <w:rPr>
            <w:rFonts w:ascii="Times New Roman" w:hAnsi="Times New Roman" w:cs="Times New Roman"/>
            <w:rPrChange w:id="3453" w:author="Lưu Gia Huy" w:date="2023-06-25T11:57:00Z">
              <w:rPr/>
            </w:rPrChange>
          </w:rPr>
          <w:t>x</w:t>
        </w:r>
        <w:r>
          <w:rPr>
            <w:rFonts w:ascii="Times New Roman" w:hAnsi="Times New Roman" w:cs="Times New Roman"/>
            <w:vertAlign w:val="subscript"/>
            <w:rPrChange w:id="3454" w:author="Lưu Gia Huy" w:date="2023-06-25T11:57:00Z">
              <w:rPr>
                <w:vertAlign w:val="subscript"/>
              </w:rPr>
            </w:rPrChange>
          </w:rPr>
          <w:t>2</w:t>
        </w:r>
        <w:r>
          <w:rPr>
            <w:rFonts w:ascii="Times New Roman" w:hAnsi="Times New Roman" w:cs="Times New Roman"/>
            <w:rPrChange w:id="3455" w:author="Lưu Gia Huy" w:date="2023-06-25T11:57:00Z">
              <w:rPr/>
            </w:rPrChange>
          </w:rPr>
          <w:t>x</w:t>
        </w:r>
        <w:r>
          <w:rPr>
            <w:rFonts w:ascii="Times New Roman" w:hAnsi="Times New Roman" w:cs="Times New Roman"/>
            <w:vertAlign w:val="subscript"/>
            <w:rPrChange w:id="3456" w:author="Lưu Gia Huy" w:date="2023-06-25T11:57:00Z">
              <w:rPr>
                <w:vertAlign w:val="subscript"/>
              </w:rPr>
            </w:rPrChange>
          </w:rPr>
          <w:t>3</w:t>
        </w:r>
        <w:r>
          <w:rPr>
            <w:rFonts w:ascii="Times New Roman" w:hAnsi="Times New Roman" w:cs="Times New Roman"/>
            <w:rPrChange w:id="3457" w:author="Lưu Gia Huy" w:date="2023-06-25T11:57:00Z">
              <w:rPr/>
            </w:rPrChange>
          </w:rPr>
          <w:t>x</w:t>
        </w:r>
        <w:r>
          <w:rPr>
            <w:rFonts w:ascii="Times New Roman" w:hAnsi="Times New Roman" w:cs="Times New Roman"/>
            <w:vertAlign w:val="subscript"/>
            <w:rPrChange w:id="3458" w:author="Lưu Gia Huy" w:date="2023-06-25T11:57:00Z">
              <w:rPr>
                <w:vertAlign w:val="subscript"/>
              </w:rPr>
            </w:rPrChange>
          </w:rPr>
          <w:t>4</w:t>
        </w:r>
        <w:r>
          <w:rPr>
            <w:rFonts w:ascii="Times New Roman" w:hAnsi="Times New Roman" w:cs="Times New Roman"/>
            <w:rPrChange w:id="3459" w:author="Lưu Gia Huy" w:date="2023-06-25T11:57:00Z">
              <w:rPr/>
            </w:rPrChange>
          </w:rPr>
          <w:t xml:space="preserve">. </w:t>
        </w:r>
      </w:ins>
      <w:ins w:id="3460" w:author="Lưu Gia Huy" w:date="2023-06-25T11:11:00Z">
        <w:r>
          <w:rPr>
            <w:rFonts w:ascii="Times New Roman" w:hAnsi="Times New Roman" w:cs="Times New Roman"/>
          </w:rPr>
          <w:t>This computation can be performed with a multiplicative depth of 3, such as</w:t>
        </w:r>
      </w:ins>
      <w:ins w:id="3461" w:author="Lưu Gia Huy" w:date="2023-06-24T08:44:00Z">
        <w:r>
          <w:rPr>
            <w:rFonts w:ascii="Times New Roman" w:hAnsi="Times New Roman" w:cs="Times New Roman"/>
            <w:rPrChange w:id="3462" w:author="Lưu Gia Huy" w:date="2023-06-25T11:57:00Z">
              <w:rPr/>
            </w:rPrChange>
          </w:rPr>
          <w:t xml:space="preserve"> g(x_i) = ((x</w:t>
        </w:r>
        <w:r>
          <w:rPr>
            <w:rFonts w:ascii="Times New Roman" w:hAnsi="Times New Roman" w:cs="Times New Roman"/>
            <w:vertAlign w:val="subscript"/>
            <w:rPrChange w:id="3463" w:author="Lưu Gia Huy" w:date="2023-06-25T11:57:00Z">
              <w:rPr>
                <w:vertAlign w:val="subscript"/>
              </w:rPr>
            </w:rPrChange>
          </w:rPr>
          <w:t>1</w:t>
        </w:r>
        <w:r>
          <w:rPr>
            <w:rFonts w:ascii="Times New Roman" w:hAnsi="Times New Roman" w:cs="Times New Roman"/>
            <w:rPrChange w:id="3464" w:author="Lưu Gia Huy" w:date="2023-06-25T11:57:00Z">
              <w:rPr/>
            </w:rPrChange>
          </w:rPr>
          <w:t>x</w:t>
        </w:r>
        <w:r>
          <w:rPr>
            <w:rFonts w:ascii="Times New Roman" w:hAnsi="Times New Roman" w:cs="Times New Roman"/>
            <w:vertAlign w:val="subscript"/>
            <w:rPrChange w:id="3465" w:author="Lưu Gia Huy" w:date="2023-06-25T11:57:00Z">
              <w:rPr>
                <w:vertAlign w:val="subscript"/>
              </w:rPr>
            </w:rPrChange>
          </w:rPr>
          <w:t>2</w:t>
        </w:r>
        <w:r>
          <w:rPr>
            <w:rFonts w:ascii="Times New Roman" w:hAnsi="Times New Roman" w:cs="Times New Roman"/>
            <w:rPrChange w:id="3466" w:author="Lưu Gia Huy" w:date="2023-06-25T11:57:00Z">
              <w:rPr/>
            </w:rPrChange>
          </w:rPr>
          <w:t>)x</w:t>
        </w:r>
        <w:r>
          <w:rPr>
            <w:rFonts w:ascii="Times New Roman" w:hAnsi="Times New Roman" w:cs="Times New Roman"/>
            <w:vertAlign w:val="subscript"/>
            <w:rPrChange w:id="3467" w:author="Lưu Gia Huy" w:date="2023-06-25T11:57:00Z">
              <w:rPr>
                <w:vertAlign w:val="subscript"/>
              </w:rPr>
            </w:rPrChange>
          </w:rPr>
          <w:t>3</w:t>
        </w:r>
        <w:r>
          <w:rPr>
            <w:rFonts w:ascii="Times New Roman" w:hAnsi="Times New Roman" w:cs="Times New Roman"/>
            <w:rPrChange w:id="3468" w:author="Lưu Gia Huy" w:date="2023-06-25T11:57:00Z">
              <w:rPr/>
            </w:rPrChange>
          </w:rPr>
          <w:t>)x</w:t>
        </w:r>
        <w:r>
          <w:rPr>
            <w:rFonts w:ascii="Times New Roman" w:hAnsi="Times New Roman" w:cs="Times New Roman"/>
            <w:vertAlign w:val="subscript"/>
            <w:rPrChange w:id="3469" w:author="Lưu Gia Huy" w:date="2023-06-25T11:57:00Z">
              <w:rPr>
                <w:vertAlign w:val="subscript"/>
              </w:rPr>
            </w:rPrChange>
          </w:rPr>
          <w:t>4</w:t>
        </w:r>
        <w:r>
          <w:rPr>
            <w:rFonts w:ascii="Times New Roman" w:hAnsi="Times New Roman" w:cs="Times New Roman"/>
            <w:rPrChange w:id="3470" w:author="Lưu Gia Huy" w:date="2023-06-25T11:57:00Z">
              <w:rPr/>
            </w:rPrChange>
          </w:rPr>
          <w:t xml:space="preserve">, </w:t>
        </w:r>
      </w:ins>
      <w:ins w:id="3471" w:author="Lưu Gia Huy" w:date="2023-06-25T11:11:00Z">
        <w:r>
          <w:rPr>
            <w:rFonts w:ascii="Times New Roman" w:hAnsi="Times New Roman" w:cs="Times New Roman"/>
          </w:rPr>
          <w:t>or with a multiplicative depth of 2, such as</w:t>
        </w:r>
      </w:ins>
      <w:ins w:id="3472" w:author="Lưu Gia Huy" w:date="2023-06-24T08:44:00Z">
        <w:r>
          <w:rPr>
            <w:rFonts w:ascii="Times New Roman" w:hAnsi="Times New Roman" w:cs="Times New Roman"/>
            <w:rPrChange w:id="3473" w:author="Lưu Gia Huy" w:date="2023-06-25T11:57:00Z">
              <w:rPr/>
            </w:rPrChange>
          </w:rPr>
          <w:t xml:space="preserve"> g(x_i) = (x</w:t>
        </w:r>
        <w:r>
          <w:rPr>
            <w:rFonts w:ascii="Times New Roman" w:hAnsi="Times New Roman" w:cs="Times New Roman"/>
            <w:vertAlign w:val="subscript"/>
            <w:rPrChange w:id="3474" w:author="Lưu Gia Huy" w:date="2023-06-25T11:57:00Z">
              <w:rPr>
                <w:vertAlign w:val="subscript"/>
              </w:rPr>
            </w:rPrChange>
          </w:rPr>
          <w:t>1</w:t>
        </w:r>
        <w:r>
          <w:rPr>
            <w:rFonts w:ascii="Times New Roman" w:hAnsi="Times New Roman" w:cs="Times New Roman"/>
            <w:rPrChange w:id="3475" w:author="Lưu Gia Huy" w:date="2023-06-25T11:57:00Z">
              <w:rPr/>
            </w:rPrChange>
          </w:rPr>
          <w:t>x</w:t>
        </w:r>
        <w:r>
          <w:rPr>
            <w:rFonts w:ascii="Times New Roman" w:hAnsi="Times New Roman" w:cs="Times New Roman"/>
            <w:vertAlign w:val="subscript"/>
            <w:rPrChange w:id="3476" w:author="Lưu Gia Huy" w:date="2023-06-25T11:57:00Z">
              <w:rPr>
                <w:vertAlign w:val="subscript"/>
              </w:rPr>
            </w:rPrChange>
          </w:rPr>
          <w:t>2</w:t>
        </w:r>
        <w:r>
          <w:rPr>
            <w:rFonts w:ascii="Times New Roman" w:hAnsi="Times New Roman" w:cs="Times New Roman"/>
            <w:rPrChange w:id="3477" w:author="Lưu Gia Huy" w:date="2023-06-25T11:57:00Z">
              <w:rPr/>
            </w:rPrChange>
          </w:rPr>
          <w:t>)(x</w:t>
        </w:r>
        <w:r>
          <w:rPr>
            <w:rFonts w:ascii="Times New Roman" w:hAnsi="Times New Roman" w:cs="Times New Roman"/>
            <w:vertAlign w:val="subscript"/>
            <w:rPrChange w:id="3478" w:author="Lưu Gia Huy" w:date="2023-06-25T11:57:00Z">
              <w:rPr>
                <w:vertAlign w:val="subscript"/>
              </w:rPr>
            </w:rPrChange>
          </w:rPr>
          <w:t>3</w:t>
        </w:r>
        <w:r>
          <w:rPr>
            <w:rFonts w:ascii="Times New Roman" w:hAnsi="Times New Roman" w:cs="Times New Roman"/>
            <w:rPrChange w:id="3479" w:author="Lưu Gia Huy" w:date="2023-06-25T11:57:00Z">
              <w:rPr/>
            </w:rPrChange>
          </w:rPr>
          <w:t>x</w:t>
        </w:r>
        <w:r>
          <w:rPr>
            <w:rFonts w:ascii="Times New Roman" w:hAnsi="Times New Roman" w:cs="Times New Roman"/>
            <w:vertAlign w:val="subscript"/>
            <w:rPrChange w:id="3480" w:author="Lưu Gia Huy" w:date="2023-06-25T11:57:00Z">
              <w:rPr>
                <w:vertAlign w:val="subscript"/>
              </w:rPr>
            </w:rPrChange>
          </w:rPr>
          <w:t>4</w:t>
        </w:r>
        <w:r>
          <w:rPr>
            <w:rFonts w:ascii="Times New Roman" w:hAnsi="Times New Roman" w:cs="Times New Roman"/>
            <w:rPrChange w:id="3481" w:author="Lưu Gia Huy" w:date="2023-06-25T11:57:00Z">
              <w:rPr/>
            </w:rPrChange>
          </w:rPr>
          <w:t>).</w:t>
        </w:r>
      </w:ins>
    </w:p>
    <w:p w14:paraId="57620B11" w14:textId="77777777" w:rsidR="00501C7E" w:rsidRPr="00501C7E" w:rsidRDefault="00000000">
      <w:pPr>
        <w:numPr>
          <w:ilvl w:val="255"/>
          <w:numId w:val="0"/>
        </w:numPr>
        <w:rPr>
          <w:ins w:id="3482" w:author="Lưu Gia Huy" w:date="2023-06-24T08:44:00Z"/>
          <w:rFonts w:ascii="Times New Roman" w:hAnsi="Times New Roman" w:cs="Times New Roman"/>
          <w:rPrChange w:id="3483" w:author="Lưu Gia Huy" w:date="2023-06-25T11:57:00Z">
            <w:rPr>
              <w:ins w:id="3484" w:author="Lưu Gia Huy" w:date="2023-06-24T08:44:00Z"/>
            </w:rPr>
          </w:rPrChange>
        </w:rPr>
      </w:pPr>
      <w:ins w:id="3485" w:author="Lưu Gia Huy" w:date="2023-06-25T11:11:00Z">
        <w:r>
          <w:rPr>
            <w:rFonts w:ascii="Times New Roman" w:hAnsi="Times New Roman" w:cs="Times New Roman"/>
          </w:rPr>
          <w:lastRenderedPageBreak/>
          <w:t>Choosing the appropriate multiplicative depth is crucial to ensure the efficiency and accuracy of the computation. The multiplicative depth in the CKKS model affects the accuracy of the computation results. As the multiplicative depth increases, allowing more multiplications to be performed in a computation chain before refreshing is required, the accuracy of the computation results also increases</w:t>
        </w:r>
      </w:ins>
      <w:ins w:id="3486" w:author="Lưu Gia Huy" w:date="2023-06-24T08:44:00Z">
        <w:r>
          <w:rPr>
            <w:rFonts w:ascii="Times New Roman" w:hAnsi="Times New Roman" w:cs="Times New Roman"/>
            <w:rPrChange w:id="3487" w:author="Lưu Gia Huy" w:date="2023-06-25T11:57:00Z">
              <w:rPr/>
            </w:rPrChange>
          </w:rPr>
          <w:t>.</w:t>
        </w:r>
      </w:ins>
    </w:p>
    <w:p w14:paraId="674F74E6" w14:textId="77777777" w:rsidR="00501C7E" w:rsidRPr="00501C7E" w:rsidRDefault="00000000">
      <w:pPr>
        <w:numPr>
          <w:ilvl w:val="255"/>
          <w:numId w:val="0"/>
        </w:numPr>
        <w:rPr>
          <w:ins w:id="3488" w:author="Lưu Gia Huy" w:date="2023-06-24T08:44:00Z"/>
          <w:rFonts w:ascii="Times New Roman" w:hAnsi="Times New Roman" w:cs="Times New Roman"/>
          <w:rPrChange w:id="3489" w:author="Lưu Gia Huy" w:date="2023-06-25T11:57:00Z">
            <w:rPr>
              <w:ins w:id="3490" w:author="Lưu Gia Huy" w:date="2023-06-24T08:44:00Z"/>
            </w:rPr>
          </w:rPrChange>
        </w:rPr>
      </w:pPr>
      <w:ins w:id="3491" w:author="Lưu Gia Huy" w:date="2023-06-24T08:44:00Z">
        <w:r>
          <w:rPr>
            <w:rFonts w:ascii="Times New Roman" w:hAnsi="Times New Roman" w:cs="Times New Roman"/>
            <w:rPrChange w:id="3492" w:author="Lưu Gia Huy" w:date="2023-06-25T11:57:00Z">
              <w:rPr/>
            </w:rPrChange>
          </w:rPr>
          <w:t xml:space="preserve">Refreshing </w:t>
        </w:r>
      </w:ins>
      <w:ins w:id="3493" w:author="Lưu Gia Huy" w:date="2023-06-25T11:11:00Z">
        <w:r>
          <w:rPr>
            <w:rFonts w:ascii="Times New Roman" w:hAnsi="Times New Roman" w:cs="Times New Roman"/>
          </w:rPr>
          <w:t>is</w:t>
        </w:r>
      </w:ins>
      <w:ins w:id="3494" w:author="Lưu Gia Huy" w:date="2023-06-24T08:44:00Z">
        <w:r>
          <w:rPr>
            <w:rFonts w:ascii="Times New Roman" w:hAnsi="Times New Roman" w:cs="Times New Roman"/>
            <w:rPrChange w:id="3495" w:author="Lưu Gia Huy" w:date="2023-06-25T11:57:00Z">
              <w:rPr/>
            </w:rPrChange>
          </w:rPr>
          <w:t>:</w:t>
        </w:r>
      </w:ins>
    </w:p>
    <w:p w14:paraId="6E4480B5" w14:textId="77777777" w:rsidR="00501C7E" w:rsidRDefault="00000000" w:rsidP="00501C7E">
      <w:pPr>
        <w:pStyle w:val="ListParagraph"/>
        <w:numPr>
          <w:ilvl w:val="0"/>
          <w:numId w:val="25"/>
        </w:numPr>
        <w:tabs>
          <w:tab w:val="left" w:pos="420"/>
        </w:tabs>
        <w:spacing w:line="360" w:lineRule="auto"/>
        <w:ind w:left="0" w:hanging="420"/>
        <w:rPr>
          <w:ins w:id="3496" w:author="Lưu Gia Huy" w:date="2023-06-25T11:12:00Z"/>
        </w:rPr>
        <w:pPrChange w:id="3497" w:author="Lưu Gia Huy" w:date="2023-06-25T12:00:00Z">
          <w:pPr>
            <w:numPr>
              <w:numId w:val="24"/>
            </w:numPr>
            <w:tabs>
              <w:tab w:val="left" w:pos="420"/>
            </w:tabs>
            <w:ind w:left="420" w:hanging="420"/>
          </w:pPr>
        </w:pPrChange>
      </w:pPr>
      <w:ins w:id="3498" w:author="Lưu Gia Huy" w:date="2023-06-25T11:12:00Z">
        <w:r>
          <w:t>In the CKKS (Cryptographically Secure Keyed Sum) model, "refreshing" is the necessary process to maintain the accuracy of the computation results. When computing in the CKKS model, multiplication operations lead to a loss of accuracy over time due to accumulated errors.</w:t>
        </w:r>
      </w:ins>
    </w:p>
    <w:p w14:paraId="550A81D6" w14:textId="77777777" w:rsidR="00501C7E" w:rsidRDefault="00000000" w:rsidP="00501C7E">
      <w:pPr>
        <w:pStyle w:val="ListParagraph"/>
        <w:numPr>
          <w:ilvl w:val="0"/>
          <w:numId w:val="25"/>
        </w:numPr>
        <w:tabs>
          <w:tab w:val="left" w:pos="420"/>
        </w:tabs>
        <w:spacing w:line="360" w:lineRule="auto"/>
        <w:ind w:left="0" w:hanging="420"/>
        <w:rPr>
          <w:ins w:id="3499" w:author="Lưu Gia Huy" w:date="2023-06-25T11:12:00Z"/>
        </w:rPr>
        <w:pPrChange w:id="3500" w:author="Lưu Gia Huy" w:date="2023-06-25T12:00:00Z">
          <w:pPr>
            <w:numPr>
              <w:numId w:val="24"/>
            </w:numPr>
            <w:tabs>
              <w:tab w:val="left" w:pos="420"/>
            </w:tabs>
            <w:ind w:left="420" w:hanging="420"/>
          </w:pPr>
        </w:pPrChange>
      </w:pPr>
      <w:ins w:id="3501" w:author="Lưu Gia Huy" w:date="2023-06-25T11:12:00Z">
        <w:r>
          <w:t>To overcome this, the "refreshing" process needs to be performed after a specified multiplicative depth. In this process, values are normalized and adjusted to rebalance the accuracy. Refreshing may involve techniques such as noise redistribution or increasing the resolution.</w:t>
        </w:r>
      </w:ins>
    </w:p>
    <w:p w14:paraId="0F23BFBE" w14:textId="77777777" w:rsidR="00501C7E" w:rsidRDefault="00000000" w:rsidP="00501C7E">
      <w:pPr>
        <w:pStyle w:val="ListParagraph"/>
        <w:numPr>
          <w:ilvl w:val="0"/>
          <w:numId w:val="25"/>
        </w:numPr>
        <w:tabs>
          <w:tab w:val="left" w:pos="420"/>
        </w:tabs>
        <w:spacing w:line="360" w:lineRule="auto"/>
        <w:ind w:left="0" w:hanging="420"/>
        <w:rPr>
          <w:ins w:id="3502" w:author="Lưu Gia Huy" w:date="2023-06-24T08:44:00Z"/>
          <w:b/>
          <w:bCs/>
        </w:rPr>
        <w:pPrChange w:id="3503" w:author="Lưu Gia Huy" w:date="2023-06-25T12:00:00Z">
          <w:pPr>
            <w:numPr>
              <w:numId w:val="24"/>
            </w:numPr>
            <w:tabs>
              <w:tab w:val="left" w:pos="420"/>
            </w:tabs>
            <w:ind w:left="420" w:hanging="420"/>
          </w:pPr>
        </w:pPrChange>
      </w:pPr>
      <w:ins w:id="3504" w:author="Lưu Gia Huy" w:date="2023-06-25T11:12:00Z">
        <w:r>
          <w:t>The refreshing process is important to ensure that the computation results in the CKKS model remain reliable and accurate after each computation chain. If refreshing is not performed correctly, accumulated errors can increase and lead to inaccurate results</w:t>
        </w:r>
      </w:ins>
      <w:ins w:id="3505" w:author="Lưu Gia Huy" w:date="2023-06-24T08:44:00Z">
        <w:r>
          <w:t>.</w:t>
        </w:r>
      </w:ins>
    </w:p>
    <w:p w14:paraId="697F9D0F" w14:textId="77777777" w:rsidR="00501C7E" w:rsidRDefault="00000000" w:rsidP="00501C7E">
      <w:pPr>
        <w:numPr>
          <w:ilvl w:val="0"/>
          <w:numId w:val="26"/>
        </w:numPr>
        <w:ind w:left="0"/>
        <w:rPr>
          <w:ins w:id="3506" w:author="Lưu Gia Huy" w:date="2023-06-24T08:44:00Z"/>
          <w:rFonts w:ascii="Times New Roman" w:hAnsi="Times New Roman" w:cs="Times New Roman"/>
          <w:b/>
          <w:bCs/>
          <w:szCs w:val="26"/>
        </w:rPr>
        <w:pPrChange w:id="3507" w:author="Lưu Gia Huy" w:date="2023-06-25T12:00:00Z">
          <w:pPr>
            <w:numPr>
              <w:numId w:val="26"/>
            </w:numPr>
            <w:tabs>
              <w:tab w:val="left" w:pos="420"/>
            </w:tabs>
            <w:ind w:left="420" w:hanging="420"/>
          </w:pPr>
        </w:pPrChange>
      </w:pPr>
      <w:ins w:id="3508" w:author="Lưu Gia Huy" w:date="2023-06-24T08:44:00Z">
        <w:r>
          <w:rPr>
            <w:rFonts w:ascii="Times New Roman" w:hAnsi="Times New Roman" w:cs="Times New Roman"/>
            <w:b/>
            <w:bCs/>
            <w:rPrChange w:id="3509" w:author="Lưu Gia Huy" w:date="2023-06-25T11:57:00Z">
              <w:rPr>
                <w:rFonts w:ascii="Times New Roman"/>
                <w:b/>
                <w:bCs/>
              </w:rPr>
            </w:rPrChange>
          </w:rPr>
          <w:t>scaleModSize</w:t>
        </w:r>
      </w:ins>
    </w:p>
    <w:p w14:paraId="5FB93BC3" w14:textId="77777777" w:rsidR="00501C7E" w:rsidRDefault="00000000" w:rsidP="00501C7E">
      <w:pPr>
        <w:pStyle w:val="ListParagraph"/>
        <w:numPr>
          <w:ilvl w:val="0"/>
          <w:numId w:val="28"/>
        </w:numPr>
        <w:tabs>
          <w:tab w:val="left" w:pos="420"/>
        </w:tabs>
        <w:spacing w:line="360" w:lineRule="auto"/>
        <w:ind w:left="0" w:hanging="420"/>
        <w:rPr>
          <w:ins w:id="3510" w:author="Lưu Gia Huy" w:date="2023-06-24T08:44:00Z"/>
        </w:rPr>
        <w:pPrChange w:id="3511" w:author="Lưu Gia Huy" w:date="2023-06-25T12:00:00Z">
          <w:pPr>
            <w:numPr>
              <w:numId w:val="27"/>
            </w:numPr>
            <w:tabs>
              <w:tab w:val="left" w:pos="420"/>
            </w:tabs>
            <w:ind w:left="420" w:hanging="420"/>
          </w:pPr>
        </w:pPrChange>
      </w:pPr>
      <w:ins w:id="3512" w:author="Lưu Gia Huy" w:date="2023-06-25T11:12:00Z">
        <w:r>
          <w:t>In the CKKS model, real numbers are encoded as integers, and the scaling factor plays an important role in this process. The scaling factor is a parameter of the model and is used to encode real numbers as integers</w:t>
        </w:r>
      </w:ins>
      <w:ins w:id="3513" w:author="Lưu Gia Huy" w:date="2023-06-24T08:44:00Z">
        <w:r>
          <w:t>.</w:t>
        </w:r>
      </w:ins>
    </w:p>
    <w:p w14:paraId="60369695" w14:textId="77777777" w:rsidR="00501C7E" w:rsidRDefault="00000000" w:rsidP="00501C7E">
      <w:pPr>
        <w:pStyle w:val="ListParagraph"/>
        <w:numPr>
          <w:ilvl w:val="0"/>
          <w:numId w:val="28"/>
        </w:numPr>
        <w:tabs>
          <w:tab w:val="left" w:pos="420"/>
        </w:tabs>
        <w:spacing w:line="360" w:lineRule="auto"/>
        <w:ind w:left="0" w:hanging="420"/>
        <w:rPr>
          <w:ins w:id="3514" w:author="Lưu Gia Huy" w:date="2023-06-24T08:44:00Z"/>
        </w:rPr>
        <w:pPrChange w:id="3515" w:author="Lưu Gia Huy" w:date="2023-06-25T12:00:00Z">
          <w:pPr>
            <w:numPr>
              <w:numId w:val="27"/>
            </w:numPr>
            <w:tabs>
              <w:tab w:val="left" w:pos="420"/>
            </w:tabs>
            <w:ind w:left="420" w:hanging="420"/>
          </w:pPr>
        </w:pPrChange>
      </w:pPr>
      <w:ins w:id="3516" w:author="Lưu Gia Huy" w:date="2023-06-25T11:12:00Z">
        <w:r>
          <w:t>The 'scaleModSize' parameter in CKKS determines the bit length of the scaling factor D, however, it does not directly determine the exact scaling factor. The exact scaling factor is determined by the specific implementation and may differ between ciphertexts in certain versions of CKKS (e.g., FLEXIBLEAUTO).</w:t>
        </w:r>
      </w:ins>
    </w:p>
    <w:p w14:paraId="293BBDCD" w14:textId="77777777" w:rsidR="00501C7E" w:rsidRDefault="00000000" w:rsidP="00501C7E">
      <w:pPr>
        <w:pStyle w:val="ListParagraph"/>
        <w:numPr>
          <w:ilvl w:val="0"/>
          <w:numId w:val="28"/>
        </w:numPr>
        <w:tabs>
          <w:tab w:val="left" w:pos="420"/>
        </w:tabs>
        <w:spacing w:line="360" w:lineRule="auto"/>
        <w:ind w:left="0" w:hanging="420"/>
        <w:rPr>
          <w:ins w:id="3517" w:author="Lưu Gia Huy" w:date="2023-06-24T08:44:00Z"/>
        </w:rPr>
        <w:pPrChange w:id="3518" w:author="Lưu Gia Huy" w:date="2023-06-25T12:00:00Z">
          <w:pPr>
            <w:numPr>
              <w:numId w:val="27"/>
            </w:numPr>
            <w:tabs>
              <w:tab w:val="left" w:pos="420"/>
            </w:tabs>
            <w:ind w:left="420" w:hanging="420"/>
          </w:pPr>
        </w:pPrChange>
      </w:pPr>
      <w:ins w:id="3519" w:author="Lưu Gia Huy" w:date="2023-06-25T11:13:00Z">
        <w:r>
          <w:t xml:space="preserve">The choice of the 'scaleModSize' value depends on the desired accuracy of the computation, as well as other parameters such as the multiplicative depth or security </w:t>
        </w:r>
        <w:r>
          <w:lastRenderedPageBreak/>
          <w:t>requirements. These parameters determine the level of noise generated during the computation because the CKKS model is an approximate model, and each operation introduces a small amount of noise</w:t>
        </w:r>
      </w:ins>
      <w:ins w:id="3520" w:author="Lưu Gia Huy" w:date="2023-06-24T08:44:00Z">
        <w:r>
          <w:t>.</w:t>
        </w:r>
      </w:ins>
    </w:p>
    <w:p w14:paraId="73ED3BFC" w14:textId="77777777" w:rsidR="00501C7E" w:rsidRDefault="00000000" w:rsidP="00501C7E">
      <w:pPr>
        <w:pStyle w:val="ListParagraph"/>
        <w:numPr>
          <w:ilvl w:val="0"/>
          <w:numId w:val="28"/>
        </w:numPr>
        <w:tabs>
          <w:tab w:val="left" w:pos="420"/>
        </w:tabs>
        <w:spacing w:line="360" w:lineRule="auto"/>
        <w:ind w:left="0" w:hanging="420"/>
        <w:rPr>
          <w:ins w:id="3521" w:author="Lưu Gia Huy" w:date="2023-06-24T08:44:00Z"/>
        </w:rPr>
        <w:pPrChange w:id="3522" w:author="Lưu Gia Huy" w:date="2023-06-25T12:00:00Z">
          <w:pPr>
            <w:numPr>
              <w:numId w:val="27"/>
            </w:numPr>
            <w:tabs>
              <w:tab w:val="left" w:pos="420"/>
            </w:tabs>
            <w:ind w:left="420" w:hanging="420"/>
          </w:pPr>
        </w:pPrChange>
      </w:pPr>
      <w:ins w:id="3523" w:author="Lưu Gia Huy" w:date="2023-06-25T11:13:00Z">
        <w:r>
          <w:t>The scaling factor should have a sufficiently large length to accommodate the noise and support computation results with the desired accuracy. Choosing the correct 'scaleModSize' is an important factor in ensuring the accuracy of computation results in the CKKS model.</w:t>
        </w:r>
      </w:ins>
    </w:p>
    <w:p w14:paraId="6F231C91" w14:textId="77777777" w:rsidR="00501C7E" w:rsidRDefault="00000000" w:rsidP="00501C7E">
      <w:pPr>
        <w:numPr>
          <w:ilvl w:val="0"/>
          <w:numId w:val="26"/>
        </w:numPr>
        <w:ind w:left="0"/>
        <w:rPr>
          <w:ins w:id="3524" w:author="Lưu Gia Huy" w:date="2023-06-24T08:44:00Z"/>
          <w:rFonts w:ascii="Times New Roman" w:hAnsi="Times New Roman" w:cs="Times New Roman"/>
          <w:b/>
          <w:bCs/>
          <w:szCs w:val="26"/>
        </w:rPr>
        <w:pPrChange w:id="3525" w:author="Lưu Gia Huy" w:date="2023-06-25T12:00:00Z">
          <w:pPr>
            <w:numPr>
              <w:numId w:val="26"/>
            </w:numPr>
            <w:tabs>
              <w:tab w:val="left" w:pos="420"/>
            </w:tabs>
            <w:ind w:left="420" w:hanging="420"/>
          </w:pPr>
        </w:pPrChange>
      </w:pPr>
      <w:ins w:id="3526" w:author="Lưu Gia Huy" w:date="2023-06-24T08:44:00Z">
        <w:r>
          <w:rPr>
            <w:rFonts w:ascii="Times New Roman" w:hAnsi="Times New Roman" w:cs="Times New Roman"/>
            <w:b/>
            <w:bCs/>
            <w:rPrChange w:id="3527" w:author="Lưu Gia Huy" w:date="2023-06-25T11:57:00Z">
              <w:rPr>
                <w:rFonts w:ascii="Times New Roman"/>
                <w:b/>
                <w:bCs/>
              </w:rPr>
            </w:rPrChange>
          </w:rPr>
          <w:t>batchSize</w:t>
        </w:r>
      </w:ins>
    </w:p>
    <w:p w14:paraId="310BE7C7" w14:textId="77777777" w:rsidR="00501C7E" w:rsidRDefault="00000000" w:rsidP="00501C7E">
      <w:pPr>
        <w:pStyle w:val="ListParagraph"/>
        <w:numPr>
          <w:ilvl w:val="0"/>
          <w:numId w:val="29"/>
        </w:numPr>
        <w:tabs>
          <w:tab w:val="left" w:pos="420"/>
        </w:tabs>
        <w:spacing w:line="360" w:lineRule="auto"/>
        <w:ind w:left="0"/>
        <w:rPr>
          <w:ins w:id="3528" w:author="Lưu Gia Huy" w:date="2023-06-25T11:14:00Z"/>
        </w:rPr>
        <w:pPrChange w:id="3529" w:author="Lưu Gia Huy" w:date="2023-06-25T12:00:00Z">
          <w:pPr>
            <w:numPr>
              <w:ilvl w:val="255"/>
            </w:numPr>
          </w:pPr>
        </w:pPrChange>
      </w:pPr>
      <w:ins w:id="3530" w:author="Lưu Gia Huy" w:date="2023-06-25T11:14:00Z">
        <w:r>
          <w:t>In the CKKS model, multiple plaintext values are packed into each ciphertext. The maximum number of slots depends on a security parameter called the ring dimension.</w:t>
        </w:r>
      </w:ins>
    </w:p>
    <w:p w14:paraId="30C795EF" w14:textId="77777777" w:rsidR="00501C7E" w:rsidRDefault="00000000" w:rsidP="00501C7E">
      <w:pPr>
        <w:pStyle w:val="ListParagraph"/>
        <w:numPr>
          <w:ilvl w:val="0"/>
          <w:numId w:val="29"/>
        </w:numPr>
        <w:spacing w:line="360" w:lineRule="auto"/>
        <w:ind w:left="0"/>
        <w:rPr>
          <w:ins w:id="3531" w:author="Lưu Gia Huy" w:date="2023-06-25T11:14:00Z"/>
        </w:rPr>
        <w:pPrChange w:id="3532" w:author="Lưu Gia Huy" w:date="2023-06-25T12:00:00Z">
          <w:pPr>
            <w:numPr>
              <w:ilvl w:val="255"/>
            </w:numPr>
          </w:pPr>
        </w:pPrChange>
      </w:pPr>
      <w:ins w:id="3533" w:author="Lưu Gia Huy" w:date="2023-06-25T11:14:00Z">
        <w:r>
          <w:t>In this case, we don't directly specify the ring dimension, but rather let the library choose it based on the security level we select, the desired multiplicative depth, and the size of the scaling factor.</w:t>
        </w:r>
      </w:ins>
    </w:p>
    <w:p w14:paraId="73CFC717" w14:textId="77777777" w:rsidR="00501C7E" w:rsidRDefault="00000000" w:rsidP="00501C7E">
      <w:pPr>
        <w:pStyle w:val="ListParagraph"/>
        <w:numPr>
          <w:ilvl w:val="0"/>
          <w:numId w:val="29"/>
        </w:numPr>
        <w:spacing w:line="360" w:lineRule="auto"/>
        <w:ind w:left="0"/>
        <w:rPr>
          <w:ins w:id="3534" w:author="Lưu Gia Huy" w:date="2023-06-25T11:15:00Z"/>
        </w:rPr>
        <w:pPrChange w:id="3535" w:author="Lưu Gia Huy" w:date="2023-06-25T12:00:00Z">
          <w:pPr>
            <w:numPr>
              <w:ilvl w:val="255"/>
            </w:numPr>
          </w:pPr>
        </w:pPrChange>
      </w:pPr>
      <w:ins w:id="3536" w:author="Lưu Gia Huy" w:date="2023-06-25T11:14:00Z">
        <w:r>
          <w:t>We can use the method GetRingDimension() to determine the exact ring dimension being used for these parameters. With a ring dimension of N, the maximum batch size is N/2, due to the way CKKS operates.</w:t>
        </w:r>
      </w:ins>
    </w:p>
    <w:p w14:paraId="0515B253" w14:textId="77777777" w:rsidR="00501C7E" w:rsidRDefault="00501C7E">
      <w:pPr>
        <w:numPr>
          <w:ilvl w:val="255"/>
          <w:numId w:val="0"/>
        </w:numPr>
        <w:rPr>
          <w:ins w:id="3537" w:author="Lưu Gia Huy" w:date="2023-06-24T08:44:00Z"/>
          <w:rFonts w:ascii="Times New Roman" w:hAnsi="Times New Roman" w:cs="Times New Roman"/>
          <w:szCs w:val="26"/>
        </w:rPr>
      </w:pPr>
    </w:p>
    <w:p w14:paraId="2C66BC19" w14:textId="77777777" w:rsidR="00501C7E" w:rsidRPr="00501C7E" w:rsidRDefault="00000000" w:rsidP="00501C7E">
      <w:pPr>
        <w:pStyle w:val="Heading3"/>
        <w:numPr>
          <w:ilvl w:val="255"/>
          <w:numId w:val="0"/>
          <w:ins w:id="3538" w:author="Lưu Gia Huy" w:date="1900-01-01T00:00:00Z"/>
        </w:numPr>
        <w:rPr>
          <w:ins w:id="3539" w:author="Lưu Gia Huy" w:date="2023-06-24T07:51:00Z"/>
          <w:rFonts w:ascii="Times New Roman" w:hAnsi="Times New Roman" w:cs="Times New Roman"/>
          <w:rPrChange w:id="3540" w:author="Lưu Gia Huy" w:date="2023-06-25T11:57:00Z">
            <w:rPr>
              <w:ins w:id="3541" w:author="Lưu Gia Huy" w:date="2023-06-24T07:51:00Z"/>
            </w:rPr>
          </w:rPrChange>
        </w:rPr>
        <w:pPrChange w:id="3542" w:author="Lưu Gia Huy" w:date="2023-06-25T13:53:00Z">
          <w:pPr>
            <w:pStyle w:val="Heading2"/>
            <w:numPr>
              <w:ilvl w:val="255"/>
              <w:numId w:val="0"/>
            </w:numPr>
            <w:ind w:left="0" w:firstLine="0"/>
          </w:pPr>
        </w:pPrChange>
      </w:pPr>
      <w:bookmarkStart w:id="3543" w:name="_Toc138588527"/>
      <w:ins w:id="3544" w:author="Lưu Gia Huy" w:date="2023-06-25T11:16:00Z">
        <w:r>
          <w:rPr>
            <w:rFonts w:ascii="Times New Roman" w:hAnsi="Times New Roman" w:cs="Times New Roman"/>
          </w:rPr>
          <w:t>Implementation code</w:t>
        </w:r>
      </w:ins>
      <w:bookmarkEnd w:id="3543"/>
    </w:p>
    <w:p w14:paraId="7C4AC96B" w14:textId="77777777" w:rsidR="00501C7E" w:rsidRPr="00501C7E" w:rsidRDefault="00000000" w:rsidP="00501C7E">
      <w:pPr>
        <w:numPr>
          <w:ilvl w:val="255"/>
          <w:numId w:val="0"/>
        </w:numPr>
        <w:rPr>
          <w:ins w:id="3545" w:author="Lưu Gia Huy" w:date="2023-06-24T08:03:00Z"/>
          <w:rFonts w:ascii="Times New Roman" w:hAnsi="Times New Roman" w:cs="Times New Roman"/>
          <w:rPrChange w:id="3546" w:author="Lưu Gia Huy" w:date="2023-06-25T11:57:00Z">
            <w:rPr>
              <w:ins w:id="3547" w:author="Lưu Gia Huy" w:date="2023-06-24T08:03:00Z"/>
            </w:rPr>
          </w:rPrChange>
        </w:rPr>
        <w:pPrChange w:id="3548" w:author="Lưu Gia Huy" w:date="2023-06-25T12:00:00Z">
          <w:pPr>
            <w:pStyle w:val="Heading2"/>
            <w:numPr>
              <w:ilvl w:val="255"/>
              <w:numId w:val="0"/>
            </w:numPr>
            <w:ind w:left="0" w:firstLine="0"/>
          </w:pPr>
        </w:pPrChange>
      </w:pPr>
      <w:ins w:id="3549" w:author="Lưu Gia Huy" w:date="2023-06-25T11:16:00Z">
        <w:r>
          <w:rPr>
            <w:rFonts w:ascii="Times New Roman" w:hAnsi="Times New Roman" w:cs="Times New Roman"/>
          </w:rPr>
          <w:t>Function encCKKS(double x); for encryption using the CKKS scheme</w:t>
        </w:r>
      </w:ins>
      <w:ins w:id="3550" w:author="Lưu Gia Huy" w:date="2023-06-24T08:03:00Z">
        <w:r>
          <w:rPr>
            <w:rFonts w:ascii="Times New Roman" w:hAnsi="Times New Roman" w:cs="Times New Roman"/>
            <w:rPrChange w:id="3551" w:author="Lưu Gia Huy" w:date="2023-06-25T11:57:00Z">
              <w:rPr>
                <w:b w:val="0"/>
                <w:bCs w:val="0"/>
              </w:rPr>
            </w:rPrChange>
          </w:rPr>
          <w:t>:</w:t>
        </w:r>
      </w:ins>
    </w:p>
    <w:p w14:paraId="5C1E12DE" w14:textId="77777777" w:rsidR="00501C7E" w:rsidRPr="00501C7E" w:rsidRDefault="00000000" w:rsidP="00501C7E">
      <w:pPr>
        <w:numPr>
          <w:ilvl w:val="255"/>
          <w:numId w:val="0"/>
        </w:numPr>
        <w:jc w:val="center"/>
        <w:rPr>
          <w:ins w:id="3552" w:author="Lưu Gia Huy" w:date="2023-06-24T08:04:00Z"/>
          <w:rFonts w:ascii="Times New Roman" w:hAnsi="Times New Roman" w:cs="Times New Roman"/>
          <w:rPrChange w:id="3553" w:author="Lưu Gia Huy" w:date="2023-06-25T11:57:00Z">
            <w:rPr>
              <w:ins w:id="3554" w:author="Lưu Gia Huy" w:date="2023-06-24T08:04:00Z"/>
            </w:rPr>
          </w:rPrChange>
        </w:rPr>
        <w:pPrChange w:id="3555" w:author="Lưu Gia Huy" w:date="2023-06-25T13:51:00Z">
          <w:pPr>
            <w:pStyle w:val="Heading2"/>
            <w:numPr>
              <w:ilvl w:val="255"/>
              <w:numId w:val="0"/>
            </w:numPr>
            <w:ind w:left="0" w:firstLine="0"/>
          </w:pPr>
        </w:pPrChange>
      </w:pPr>
      <w:ins w:id="3556" w:author="Lưu Gia Huy" w:date="2023-06-24T08:03:00Z">
        <w:r>
          <w:rPr>
            <w:rFonts w:ascii="Times New Roman" w:hAnsi="Times New Roman" w:cs="Times New Roman"/>
            <w:noProof/>
            <w:rPrChange w:id="3557" w:author="Lưu Gia Huy" w:date="2023-06-25T11:57:00Z">
              <w:rPr>
                <w:b w:val="0"/>
                <w:bCs w:val="0"/>
                <w:noProof/>
              </w:rPr>
            </w:rPrChange>
          </w:rPr>
          <w:drawing>
            <wp:inline distT="0" distB="0" distL="114300" distR="114300" wp14:anchorId="7E513B42" wp14:editId="0D5B4A44">
              <wp:extent cx="4084320" cy="1455420"/>
              <wp:effectExtent l="0" t="0" r="0" b="762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30"/>
                      <a:stretch>
                        <a:fillRect/>
                      </a:stretch>
                    </pic:blipFill>
                    <pic:spPr>
                      <a:xfrm>
                        <a:off x="0" y="0"/>
                        <a:ext cx="4084320" cy="1455420"/>
                      </a:xfrm>
                      <a:prstGeom prst="rect">
                        <a:avLst/>
                      </a:prstGeom>
                      <a:noFill/>
                      <a:ln>
                        <a:noFill/>
                      </a:ln>
                    </pic:spPr>
                  </pic:pic>
                </a:graphicData>
              </a:graphic>
            </wp:inline>
          </w:drawing>
        </w:r>
      </w:ins>
    </w:p>
    <w:p w14:paraId="08C6B860" w14:textId="77777777" w:rsidR="00501C7E" w:rsidRPr="00501C7E" w:rsidRDefault="00501C7E" w:rsidP="00501C7E">
      <w:pPr>
        <w:numPr>
          <w:ilvl w:val="255"/>
          <w:numId w:val="0"/>
        </w:numPr>
        <w:rPr>
          <w:ins w:id="3558" w:author="Lưu Gia Huy" w:date="2023-06-24T08:04:00Z"/>
          <w:rFonts w:ascii="Times New Roman" w:hAnsi="Times New Roman" w:cs="Times New Roman"/>
          <w:rPrChange w:id="3559" w:author="Lưu Gia Huy" w:date="2023-06-25T11:57:00Z">
            <w:rPr>
              <w:ins w:id="3560" w:author="Lưu Gia Huy" w:date="2023-06-24T08:04:00Z"/>
            </w:rPr>
          </w:rPrChange>
        </w:rPr>
        <w:pPrChange w:id="3561" w:author="Lưu Gia Huy" w:date="2023-06-25T12:00:00Z">
          <w:pPr>
            <w:pStyle w:val="Heading2"/>
            <w:numPr>
              <w:ilvl w:val="255"/>
              <w:numId w:val="0"/>
            </w:numPr>
            <w:ind w:left="0" w:firstLine="0"/>
          </w:pPr>
        </w:pPrChange>
      </w:pPr>
    </w:p>
    <w:p w14:paraId="4A9BF9AA" w14:textId="77777777" w:rsidR="00501C7E" w:rsidRPr="00501C7E" w:rsidRDefault="00000000" w:rsidP="00501C7E">
      <w:pPr>
        <w:numPr>
          <w:ilvl w:val="255"/>
          <w:numId w:val="0"/>
        </w:numPr>
        <w:rPr>
          <w:ins w:id="3562" w:author="Lưu Gia Huy" w:date="2023-06-24T08:05:00Z"/>
          <w:rFonts w:ascii="Times New Roman" w:hAnsi="Times New Roman" w:cs="Times New Roman"/>
          <w:rPrChange w:id="3563" w:author="Lưu Gia Huy" w:date="2023-06-25T11:57:00Z">
            <w:rPr>
              <w:ins w:id="3564" w:author="Lưu Gia Huy" w:date="2023-06-24T08:05:00Z"/>
            </w:rPr>
          </w:rPrChange>
        </w:rPr>
        <w:pPrChange w:id="3565" w:author="Lưu Gia Huy" w:date="2023-06-25T12:00:00Z">
          <w:pPr>
            <w:pStyle w:val="Heading2"/>
            <w:numPr>
              <w:ilvl w:val="255"/>
              <w:numId w:val="0"/>
            </w:numPr>
            <w:ind w:left="0" w:firstLine="0"/>
          </w:pPr>
        </w:pPrChange>
      </w:pPr>
      <w:ins w:id="3566" w:author="Lưu Gia Huy" w:date="2023-06-25T11:16:00Z">
        <w:r>
          <w:rPr>
            <w:rFonts w:ascii="Times New Roman" w:hAnsi="Times New Roman" w:cs="Times New Roman"/>
          </w:rPr>
          <w:t>Here is the code segment that maps the target labels to their corresponding values and stores them in the 'res' vector of type 'Ciphertext&lt;DCRTPoly&gt;&gt;</w:t>
        </w:r>
      </w:ins>
      <w:ins w:id="3567" w:author="Lưu Gia Huy" w:date="2023-06-24T08:05:00Z">
        <w:r>
          <w:rPr>
            <w:rFonts w:ascii="Times New Roman" w:hAnsi="Times New Roman" w:cs="Times New Roman"/>
            <w:rPrChange w:id="3568" w:author="Lưu Gia Huy" w:date="2023-06-25T11:57:00Z">
              <w:rPr>
                <w:b w:val="0"/>
                <w:bCs w:val="0"/>
              </w:rPr>
            </w:rPrChange>
          </w:rPr>
          <w:t>:</w:t>
        </w:r>
      </w:ins>
    </w:p>
    <w:p w14:paraId="5CC5D0D6" w14:textId="77777777" w:rsidR="00501C7E" w:rsidRPr="00501C7E" w:rsidRDefault="00000000" w:rsidP="00501C7E">
      <w:pPr>
        <w:numPr>
          <w:ilvl w:val="255"/>
          <w:numId w:val="0"/>
        </w:numPr>
        <w:rPr>
          <w:ins w:id="3569" w:author="Lưu Gia Huy" w:date="2023-06-24T08:05:00Z"/>
          <w:rFonts w:ascii="Times New Roman" w:hAnsi="Times New Roman" w:cs="Times New Roman"/>
          <w:rPrChange w:id="3570" w:author="Lưu Gia Huy" w:date="2023-06-25T11:57:00Z">
            <w:rPr>
              <w:ins w:id="3571" w:author="Lưu Gia Huy" w:date="2023-06-24T08:05:00Z"/>
            </w:rPr>
          </w:rPrChange>
        </w:rPr>
        <w:pPrChange w:id="3572" w:author="Lưu Gia Huy" w:date="2023-06-25T12:00:00Z">
          <w:pPr>
            <w:pStyle w:val="Heading2"/>
            <w:numPr>
              <w:ilvl w:val="255"/>
              <w:numId w:val="0"/>
            </w:numPr>
            <w:ind w:left="0" w:firstLine="0"/>
          </w:pPr>
        </w:pPrChange>
      </w:pPr>
      <w:ins w:id="3573" w:author="Lưu Gia Huy" w:date="2023-06-24T08:05:00Z">
        <w:r>
          <w:rPr>
            <w:rFonts w:ascii="Times New Roman" w:hAnsi="Times New Roman" w:cs="Times New Roman"/>
            <w:noProof/>
            <w:rPrChange w:id="3574" w:author="Lưu Gia Huy" w:date="2023-06-25T11:57:00Z">
              <w:rPr>
                <w:b w:val="0"/>
                <w:bCs w:val="0"/>
                <w:noProof/>
              </w:rPr>
            </w:rPrChange>
          </w:rPr>
          <w:lastRenderedPageBreak/>
          <w:drawing>
            <wp:inline distT="0" distB="0" distL="114300" distR="114300" wp14:anchorId="023CCCC7" wp14:editId="71889900">
              <wp:extent cx="5576570" cy="3152140"/>
              <wp:effectExtent l="0" t="0" r="1270" b="254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31"/>
                      <a:stretch>
                        <a:fillRect/>
                      </a:stretch>
                    </pic:blipFill>
                    <pic:spPr>
                      <a:xfrm>
                        <a:off x="0" y="0"/>
                        <a:ext cx="5576570" cy="3152140"/>
                      </a:xfrm>
                      <a:prstGeom prst="rect">
                        <a:avLst/>
                      </a:prstGeom>
                      <a:noFill/>
                      <a:ln>
                        <a:noFill/>
                      </a:ln>
                    </pic:spPr>
                  </pic:pic>
                </a:graphicData>
              </a:graphic>
            </wp:inline>
          </w:drawing>
        </w:r>
      </w:ins>
    </w:p>
    <w:p w14:paraId="2BE99908" w14:textId="77777777" w:rsidR="00501C7E" w:rsidRPr="00501C7E" w:rsidRDefault="00000000" w:rsidP="00501C7E">
      <w:pPr>
        <w:numPr>
          <w:ilvl w:val="255"/>
          <w:numId w:val="0"/>
        </w:numPr>
        <w:rPr>
          <w:ins w:id="3575" w:author="Lưu Gia Huy" w:date="2023-06-24T08:04:00Z"/>
          <w:rFonts w:ascii="Times New Roman" w:hAnsi="Times New Roman" w:cs="Times New Roman"/>
          <w:rPrChange w:id="3576" w:author="Lưu Gia Huy" w:date="2023-06-25T11:57:00Z">
            <w:rPr>
              <w:ins w:id="3577" w:author="Lưu Gia Huy" w:date="2023-06-24T08:04:00Z"/>
            </w:rPr>
          </w:rPrChange>
        </w:rPr>
        <w:pPrChange w:id="3578" w:author="Lưu Gia Huy" w:date="2023-06-25T12:00:00Z">
          <w:pPr>
            <w:pStyle w:val="Heading2"/>
            <w:numPr>
              <w:ilvl w:val="255"/>
              <w:numId w:val="0"/>
            </w:numPr>
            <w:ind w:left="0" w:firstLine="0"/>
          </w:pPr>
        </w:pPrChange>
      </w:pPr>
      <w:ins w:id="3579" w:author="Lưu Gia Huy" w:date="2023-06-25T11:17:00Z">
        <w:r>
          <w:rPr>
            <w:rFonts w:ascii="Times New Roman" w:hAnsi="Times New Roman" w:cs="Times New Roman"/>
          </w:rPr>
          <w:t>Here is the code segment for performing voting, which involves calculating the average of the output values from the decision trees, decrypting them, decoding, extracting the real part, and displaying it on the screen</w:t>
        </w:r>
      </w:ins>
      <w:ins w:id="3580" w:author="Lưu Gia Huy" w:date="2023-06-24T08:06:00Z">
        <w:r>
          <w:rPr>
            <w:rFonts w:ascii="Times New Roman" w:hAnsi="Times New Roman" w:cs="Times New Roman"/>
            <w:rPrChange w:id="3581" w:author="Lưu Gia Huy" w:date="2023-06-25T11:57:00Z">
              <w:rPr>
                <w:b w:val="0"/>
                <w:bCs w:val="0"/>
              </w:rPr>
            </w:rPrChange>
          </w:rPr>
          <w:t>:</w:t>
        </w:r>
      </w:ins>
    </w:p>
    <w:p w14:paraId="3BA081FA" w14:textId="77777777" w:rsidR="00501C7E" w:rsidRPr="00501C7E" w:rsidRDefault="00000000" w:rsidP="00501C7E">
      <w:pPr>
        <w:numPr>
          <w:ilvl w:val="255"/>
          <w:numId w:val="0"/>
        </w:numPr>
        <w:rPr>
          <w:ins w:id="3582" w:author="Lưu Gia Huy" w:date="2023-06-24T08:04:00Z"/>
          <w:rFonts w:ascii="Times New Roman" w:hAnsi="Times New Roman" w:cs="Times New Roman"/>
          <w:rPrChange w:id="3583" w:author="Lưu Gia Huy" w:date="2023-06-25T11:57:00Z">
            <w:rPr>
              <w:ins w:id="3584" w:author="Lưu Gia Huy" w:date="2023-06-24T08:04:00Z"/>
            </w:rPr>
          </w:rPrChange>
        </w:rPr>
        <w:pPrChange w:id="3585" w:author="Lưu Gia Huy" w:date="2023-06-25T12:00:00Z">
          <w:pPr>
            <w:pStyle w:val="Heading2"/>
            <w:numPr>
              <w:ilvl w:val="255"/>
              <w:numId w:val="0"/>
            </w:numPr>
            <w:ind w:left="0" w:firstLine="0"/>
          </w:pPr>
        </w:pPrChange>
      </w:pPr>
      <w:ins w:id="3586" w:author="Lưu Gia Huy" w:date="2023-06-24T08:04:00Z">
        <w:r>
          <w:rPr>
            <w:rFonts w:ascii="Times New Roman" w:hAnsi="Times New Roman" w:cs="Times New Roman"/>
            <w:noProof/>
            <w:rPrChange w:id="3587" w:author="Lưu Gia Huy" w:date="2023-06-25T11:57:00Z">
              <w:rPr>
                <w:b w:val="0"/>
                <w:bCs w:val="0"/>
                <w:noProof/>
              </w:rPr>
            </w:rPrChange>
          </w:rPr>
          <w:drawing>
            <wp:inline distT="0" distB="0" distL="114300" distR="114300" wp14:anchorId="20628360" wp14:editId="7E56B357">
              <wp:extent cx="5577840" cy="1496695"/>
              <wp:effectExtent l="0" t="0" r="0" b="1206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32"/>
                      <a:stretch>
                        <a:fillRect/>
                      </a:stretch>
                    </pic:blipFill>
                    <pic:spPr>
                      <a:xfrm>
                        <a:off x="0" y="0"/>
                        <a:ext cx="5577840" cy="1496695"/>
                      </a:xfrm>
                      <a:prstGeom prst="rect">
                        <a:avLst/>
                      </a:prstGeom>
                      <a:noFill/>
                      <a:ln>
                        <a:noFill/>
                      </a:ln>
                    </pic:spPr>
                  </pic:pic>
                </a:graphicData>
              </a:graphic>
            </wp:inline>
          </w:drawing>
        </w:r>
      </w:ins>
    </w:p>
    <w:p w14:paraId="17A724E5" w14:textId="77777777" w:rsidR="00501C7E" w:rsidRPr="00501C7E" w:rsidRDefault="00501C7E" w:rsidP="00501C7E">
      <w:pPr>
        <w:numPr>
          <w:ilvl w:val="255"/>
          <w:numId w:val="0"/>
        </w:numPr>
        <w:rPr>
          <w:ins w:id="3588" w:author="Lưu Gia Huy" w:date="2023-06-24T07:51:00Z"/>
          <w:rFonts w:ascii="Times New Roman" w:hAnsi="Times New Roman" w:cs="Times New Roman"/>
          <w:rPrChange w:id="3589" w:author="Lưu Gia Huy" w:date="2023-06-25T11:57:00Z">
            <w:rPr>
              <w:ins w:id="3590" w:author="Lưu Gia Huy" w:date="2023-06-24T07:51:00Z"/>
            </w:rPr>
          </w:rPrChange>
        </w:rPr>
        <w:pPrChange w:id="3591" w:author="Lưu Gia Huy" w:date="2023-06-25T12:00:00Z">
          <w:pPr>
            <w:pStyle w:val="Heading2"/>
            <w:numPr>
              <w:ilvl w:val="255"/>
              <w:numId w:val="0"/>
            </w:numPr>
            <w:ind w:left="0" w:firstLine="0"/>
          </w:pPr>
        </w:pPrChange>
      </w:pPr>
    </w:p>
    <w:p w14:paraId="023F2D34" w14:textId="77777777" w:rsidR="00501C7E" w:rsidRPr="00501C7E" w:rsidRDefault="00000000" w:rsidP="00501C7E">
      <w:pPr>
        <w:pStyle w:val="Heading3"/>
        <w:numPr>
          <w:ilvl w:val="255"/>
          <w:numId w:val="0"/>
          <w:ins w:id="3592" w:author="Lưu Gia Huy" w:date="1900-01-01T00:00:00Z"/>
        </w:numPr>
        <w:rPr>
          <w:ins w:id="3593" w:author="Lưu Gia Huy" w:date="2023-06-24T07:54:00Z"/>
          <w:rFonts w:ascii="Times New Roman" w:hAnsi="Times New Roman" w:cs="Times New Roman"/>
          <w:rPrChange w:id="3594" w:author="Lưu Gia Huy" w:date="2023-06-25T11:57:00Z">
            <w:rPr>
              <w:ins w:id="3595" w:author="Lưu Gia Huy" w:date="2023-06-24T07:54:00Z"/>
            </w:rPr>
          </w:rPrChange>
        </w:rPr>
        <w:pPrChange w:id="3596" w:author="Lưu Gia Huy" w:date="2023-06-25T13:53:00Z">
          <w:pPr>
            <w:pStyle w:val="Heading2"/>
            <w:numPr>
              <w:ilvl w:val="255"/>
              <w:numId w:val="0"/>
            </w:numPr>
            <w:ind w:left="0" w:firstLine="0"/>
          </w:pPr>
        </w:pPrChange>
      </w:pPr>
      <w:bookmarkStart w:id="3597" w:name="_Toc138588528"/>
      <w:ins w:id="3598" w:author="Lưu Gia Huy" w:date="2023-06-25T11:17:00Z">
        <w:r>
          <w:rPr>
            <w:rFonts w:ascii="Times New Roman" w:hAnsi="Times New Roman" w:cs="Times New Roman"/>
          </w:rPr>
          <w:t>Result</w:t>
        </w:r>
      </w:ins>
      <w:bookmarkEnd w:id="3597"/>
    </w:p>
    <w:p w14:paraId="4CB5C65B" w14:textId="77777777" w:rsidR="00501C7E" w:rsidRPr="00501C7E" w:rsidRDefault="00000000" w:rsidP="00501C7E">
      <w:pPr>
        <w:numPr>
          <w:ilvl w:val="255"/>
          <w:numId w:val="0"/>
        </w:numPr>
        <w:rPr>
          <w:ins w:id="3599" w:author="Lưu Gia Huy" w:date="2023-06-24T07:54:00Z"/>
          <w:rFonts w:ascii="Times New Roman" w:hAnsi="Times New Roman" w:cs="Times New Roman"/>
          <w:rPrChange w:id="3600" w:author="Lưu Gia Huy" w:date="2023-06-25T11:57:00Z">
            <w:rPr>
              <w:ins w:id="3601" w:author="Lưu Gia Huy" w:date="2023-06-24T07:54:00Z"/>
            </w:rPr>
          </w:rPrChange>
        </w:rPr>
        <w:pPrChange w:id="3602" w:author="Lưu Gia Huy" w:date="2023-06-25T12:00:00Z">
          <w:pPr>
            <w:pStyle w:val="Heading2"/>
            <w:numPr>
              <w:ilvl w:val="255"/>
              <w:numId w:val="0"/>
            </w:numPr>
            <w:ind w:left="0" w:firstLine="0"/>
          </w:pPr>
        </w:pPrChange>
      </w:pPr>
      <w:ins w:id="3603" w:author="Lưu Gia Huy" w:date="2023-06-25T11:18:00Z">
        <w:r>
          <w:rPr>
            <w:rFonts w:ascii="Times New Roman" w:hAnsi="Times New Roman" w:cs="Times New Roman"/>
          </w:rPr>
          <w:t>In the case where the target is 0, after the computation, we obtain a probability of returning 0.</w:t>
        </w:r>
      </w:ins>
      <w:ins w:id="3604" w:author="Lưu Gia Huy" w:date="2023-06-24T07:54:00Z">
        <w:r>
          <w:rPr>
            <w:rFonts w:ascii="Times New Roman" w:hAnsi="Times New Roman" w:cs="Times New Roman"/>
            <w:rPrChange w:id="3605" w:author="Lưu Gia Huy" w:date="2023-06-25T11:57:00Z">
              <w:rPr>
                <w:b w:val="0"/>
                <w:bCs w:val="0"/>
              </w:rPr>
            </w:rPrChange>
          </w:rPr>
          <w:t>4</w:t>
        </w:r>
      </w:ins>
    </w:p>
    <w:p w14:paraId="7487802D" w14:textId="77777777" w:rsidR="00501C7E" w:rsidRPr="00501C7E" w:rsidRDefault="00000000" w:rsidP="00501C7E">
      <w:pPr>
        <w:numPr>
          <w:ilvl w:val="255"/>
          <w:numId w:val="0"/>
        </w:numPr>
        <w:rPr>
          <w:ins w:id="3606" w:author="Lưu Gia Huy" w:date="2023-06-24T08:11:00Z"/>
          <w:rFonts w:ascii="Times New Roman" w:hAnsi="Times New Roman" w:cs="Times New Roman"/>
          <w:rPrChange w:id="3607" w:author="Lưu Gia Huy" w:date="2023-06-25T11:57:00Z">
            <w:rPr>
              <w:ins w:id="3608" w:author="Lưu Gia Huy" w:date="2023-06-24T08:11:00Z"/>
            </w:rPr>
          </w:rPrChange>
        </w:rPr>
        <w:pPrChange w:id="3609" w:author="Lưu Gia Huy" w:date="2023-06-25T12:00:00Z">
          <w:pPr>
            <w:pStyle w:val="Heading2"/>
            <w:numPr>
              <w:ilvl w:val="255"/>
              <w:numId w:val="0"/>
            </w:numPr>
            <w:ind w:left="0" w:firstLine="0"/>
          </w:pPr>
        </w:pPrChange>
      </w:pPr>
      <w:ins w:id="3610" w:author="Lưu Gia Huy" w:date="2023-06-24T07:58:00Z">
        <w:r>
          <w:rPr>
            <w:rFonts w:ascii="Times New Roman" w:hAnsi="Times New Roman" w:cs="Times New Roman"/>
            <w:noProof/>
            <w:rPrChange w:id="3611" w:author="Lưu Gia Huy" w:date="2023-06-25T11:57:00Z">
              <w:rPr>
                <w:b w:val="0"/>
                <w:bCs w:val="0"/>
                <w:noProof/>
              </w:rPr>
            </w:rPrChange>
          </w:rPr>
          <w:lastRenderedPageBreak/>
          <w:drawing>
            <wp:inline distT="0" distB="0" distL="114300" distR="114300" wp14:anchorId="5F2B1D05" wp14:editId="140531F2">
              <wp:extent cx="5571490" cy="1445895"/>
              <wp:effectExtent l="0" t="0" r="6350" b="190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33"/>
                      <a:stretch>
                        <a:fillRect/>
                      </a:stretch>
                    </pic:blipFill>
                    <pic:spPr>
                      <a:xfrm>
                        <a:off x="0" y="0"/>
                        <a:ext cx="5571490" cy="1445895"/>
                      </a:xfrm>
                      <a:prstGeom prst="rect">
                        <a:avLst/>
                      </a:prstGeom>
                      <a:noFill/>
                      <a:ln>
                        <a:noFill/>
                      </a:ln>
                    </pic:spPr>
                  </pic:pic>
                </a:graphicData>
              </a:graphic>
            </wp:inline>
          </w:drawing>
        </w:r>
      </w:ins>
    </w:p>
    <w:p w14:paraId="0D4D3D81" w14:textId="77777777" w:rsidR="00501C7E" w:rsidRPr="00501C7E" w:rsidRDefault="00501C7E" w:rsidP="00501C7E">
      <w:pPr>
        <w:numPr>
          <w:ilvl w:val="255"/>
          <w:numId w:val="0"/>
        </w:numPr>
        <w:rPr>
          <w:ins w:id="3612" w:author="Lưu Gia Huy" w:date="2023-06-24T08:11:00Z"/>
          <w:rFonts w:ascii="Times New Roman" w:hAnsi="Times New Roman" w:cs="Times New Roman"/>
          <w:rPrChange w:id="3613" w:author="Lưu Gia Huy" w:date="2023-06-25T11:57:00Z">
            <w:rPr>
              <w:ins w:id="3614" w:author="Lưu Gia Huy" w:date="2023-06-24T08:11:00Z"/>
            </w:rPr>
          </w:rPrChange>
        </w:rPr>
        <w:pPrChange w:id="3615" w:author="Lưu Gia Huy" w:date="2023-06-25T12:00:00Z">
          <w:pPr>
            <w:pStyle w:val="Heading2"/>
            <w:numPr>
              <w:ilvl w:val="255"/>
              <w:numId w:val="0"/>
            </w:numPr>
            <w:ind w:left="0" w:firstLine="0"/>
          </w:pPr>
        </w:pPrChange>
      </w:pPr>
    </w:p>
    <w:p w14:paraId="673D3AC7" w14:textId="77777777" w:rsidR="00501C7E" w:rsidRPr="00501C7E" w:rsidRDefault="00000000">
      <w:pPr>
        <w:numPr>
          <w:ilvl w:val="255"/>
          <w:numId w:val="0"/>
        </w:numPr>
        <w:rPr>
          <w:ins w:id="3616" w:author="Lưu Gia Huy" w:date="2023-06-24T10:04:00Z"/>
          <w:rFonts w:ascii="Times New Roman" w:hAnsi="Times New Roman" w:cs="Times New Roman"/>
          <w:rPrChange w:id="3617" w:author="Lưu Gia Huy" w:date="2023-06-25T11:57:00Z">
            <w:rPr>
              <w:ins w:id="3618" w:author="Lưu Gia Huy" w:date="2023-06-24T10:04:00Z"/>
            </w:rPr>
          </w:rPrChange>
        </w:rPr>
      </w:pPr>
      <w:ins w:id="3619" w:author="Lưu Gia Huy" w:date="2023-06-25T11:18:00Z">
        <w:r>
          <w:rPr>
            <w:rFonts w:ascii="Times New Roman" w:hAnsi="Times New Roman" w:cs="Times New Roman"/>
          </w:rPr>
          <w:t>In the case where the target is 1, after the computation, we obtain a probability of returning 0.8</w:t>
        </w:r>
      </w:ins>
    </w:p>
    <w:p w14:paraId="3304D7FC" w14:textId="77777777" w:rsidR="00501C7E" w:rsidRPr="00501C7E" w:rsidRDefault="00000000">
      <w:pPr>
        <w:numPr>
          <w:ilvl w:val="255"/>
          <w:numId w:val="0"/>
        </w:numPr>
        <w:rPr>
          <w:ins w:id="3620" w:author="Lưu Gia Huy" w:date="2023-06-24T08:11:00Z"/>
          <w:rFonts w:ascii="Times New Roman" w:hAnsi="Times New Roman" w:cs="Times New Roman"/>
          <w:rPrChange w:id="3621" w:author="Lưu Gia Huy" w:date="2023-06-25T11:57:00Z">
            <w:rPr>
              <w:ins w:id="3622" w:author="Lưu Gia Huy" w:date="2023-06-24T08:11:00Z"/>
            </w:rPr>
          </w:rPrChange>
        </w:rPr>
      </w:pPr>
      <w:ins w:id="3623" w:author="Lưu Gia Huy" w:date="2023-06-24T10:04:00Z">
        <w:r>
          <w:rPr>
            <w:rFonts w:ascii="Times New Roman" w:hAnsi="Times New Roman" w:cs="Times New Roman"/>
            <w:noProof/>
            <w:rPrChange w:id="3624" w:author="Lưu Gia Huy" w:date="2023-06-25T11:57:00Z">
              <w:rPr>
                <w:noProof/>
              </w:rPr>
            </w:rPrChange>
          </w:rPr>
          <w:drawing>
            <wp:inline distT="0" distB="0" distL="114300" distR="114300" wp14:anchorId="2659BE53" wp14:editId="5BE72C79">
              <wp:extent cx="5570855" cy="1257935"/>
              <wp:effectExtent l="0" t="0" r="6985" b="6985"/>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34"/>
                      <a:stretch>
                        <a:fillRect/>
                      </a:stretch>
                    </pic:blipFill>
                    <pic:spPr>
                      <a:xfrm>
                        <a:off x="0" y="0"/>
                        <a:ext cx="5570855" cy="1257935"/>
                      </a:xfrm>
                      <a:prstGeom prst="rect">
                        <a:avLst/>
                      </a:prstGeom>
                      <a:noFill/>
                      <a:ln>
                        <a:noFill/>
                      </a:ln>
                    </pic:spPr>
                  </pic:pic>
                </a:graphicData>
              </a:graphic>
            </wp:inline>
          </w:drawing>
        </w:r>
      </w:ins>
    </w:p>
    <w:p w14:paraId="5BDEA368" w14:textId="77777777" w:rsidR="00501C7E" w:rsidRPr="00501C7E" w:rsidRDefault="00501C7E" w:rsidP="00501C7E">
      <w:pPr>
        <w:numPr>
          <w:ilvl w:val="255"/>
          <w:numId w:val="0"/>
        </w:numPr>
        <w:rPr>
          <w:ins w:id="3625" w:author="Lưu Gia Huy" w:date="2023-06-23T16:37:00Z"/>
          <w:rFonts w:ascii="Times New Roman" w:hAnsi="Times New Roman" w:cs="Times New Roman"/>
          <w:rPrChange w:id="3626" w:author="Lưu Gia Huy" w:date="2023-06-25T11:57:00Z">
            <w:rPr>
              <w:ins w:id="3627" w:author="Lưu Gia Huy" w:date="2023-06-23T16:37:00Z"/>
            </w:rPr>
          </w:rPrChange>
        </w:rPr>
        <w:pPrChange w:id="3628" w:author="Lưu Gia Huy" w:date="2023-06-25T12:00:00Z">
          <w:pPr>
            <w:pStyle w:val="Heading2"/>
            <w:numPr>
              <w:ilvl w:val="255"/>
              <w:numId w:val="0"/>
            </w:numPr>
            <w:ind w:left="0" w:firstLine="0"/>
          </w:pPr>
        </w:pPrChange>
      </w:pPr>
    </w:p>
    <w:p w14:paraId="072FA3DA" w14:textId="77777777" w:rsidR="00501C7E" w:rsidRDefault="00000000" w:rsidP="00501C7E">
      <w:pPr>
        <w:pStyle w:val="Heading3"/>
        <w:numPr>
          <w:ins w:id="3629" w:author="Lưu Gia Huy" w:date="2023-06-25T13:53:00Z"/>
        </w:numPr>
        <w:ind w:left="0"/>
        <w:rPr>
          <w:ins w:id="3630" w:author="Lưu Gia Huy" w:date="2023-06-24T07:55:00Z"/>
          <w:rFonts w:ascii="Times New Roman" w:hAnsi="Times New Roman" w:cs="Times New Roman"/>
        </w:rPr>
        <w:pPrChange w:id="3631" w:author="Lưu Gia Huy" w:date="2023-06-25T13:53:00Z">
          <w:pPr/>
        </w:pPrChange>
      </w:pPr>
      <w:bookmarkStart w:id="3632" w:name="_Toc138588529"/>
      <w:ins w:id="3633" w:author="Lưu Gia Huy" w:date="2023-06-25T11:19:00Z">
        <w:r>
          <w:rPr>
            <w:rFonts w:ascii="Times New Roman" w:hAnsi="Times New Roman" w:cs="Times New Roman"/>
          </w:rPr>
          <w:t>Completion time</w:t>
        </w:r>
      </w:ins>
      <w:bookmarkEnd w:id="3632"/>
    </w:p>
    <w:p w14:paraId="49AD9838" w14:textId="77777777" w:rsidR="00501C7E" w:rsidRDefault="00000000" w:rsidP="00501C7E">
      <w:pPr>
        <w:pStyle w:val="ListParagraph"/>
        <w:numPr>
          <w:ilvl w:val="0"/>
          <w:numId w:val="30"/>
        </w:numPr>
        <w:spacing w:line="360" w:lineRule="auto"/>
        <w:ind w:left="0"/>
        <w:rPr>
          <w:ins w:id="3634" w:author="Lưu Gia Huy" w:date="2023-06-25T11:19:00Z"/>
        </w:rPr>
        <w:pPrChange w:id="3635" w:author="Lưu Gia Huy" w:date="2023-06-25T12:00:00Z">
          <w:pPr/>
        </w:pPrChange>
      </w:pPr>
      <w:ins w:id="3636" w:author="Lưu Gia Huy" w:date="2023-06-25T11:19:00Z">
        <w:r>
          <w:t>The completion time for the case where the target is 0 is: 6205.93 seconds, equivalent to 1 hour and 44 minutes.</w:t>
        </w:r>
      </w:ins>
    </w:p>
    <w:p w14:paraId="23B574C3" w14:textId="77777777" w:rsidR="00501C7E" w:rsidRDefault="00000000" w:rsidP="00501C7E">
      <w:pPr>
        <w:pStyle w:val="ListParagraph"/>
        <w:numPr>
          <w:ilvl w:val="0"/>
          <w:numId w:val="30"/>
        </w:numPr>
        <w:spacing w:line="360" w:lineRule="auto"/>
        <w:ind w:left="0"/>
        <w:rPr>
          <w:ins w:id="3637" w:author="Lưu Gia Huy" w:date="2023-06-25T11:20:00Z"/>
        </w:rPr>
        <w:pPrChange w:id="3638" w:author="Lưu Gia Huy" w:date="2023-06-25T12:00:00Z">
          <w:pPr>
            <w:pStyle w:val="Heading2"/>
          </w:pPr>
        </w:pPrChange>
      </w:pPr>
      <w:ins w:id="3639" w:author="Lưu Gia Huy" w:date="2023-06-25T11:19:00Z">
        <w:r>
          <w:t>The completion time for the case where the target is 1 is: 5781.97 seconds, equivalent to 1 hour and 36 minutes.</w:t>
        </w:r>
      </w:ins>
    </w:p>
    <w:p w14:paraId="034D1D35" w14:textId="77777777" w:rsidR="00501C7E" w:rsidRPr="00501C7E" w:rsidRDefault="00501C7E" w:rsidP="00501C7E">
      <w:pPr>
        <w:rPr>
          <w:ins w:id="3640" w:author="Lưu Gia Huy" w:date="2023-06-22T21:31:00Z"/>
          <w:rFonts w:ascii="Times New Roman" w:hAnsi="Times New Roman" w:cs="Times New Roman"/>
          <w:rPrChange w:id="3641" w:author="Lưu Gia Huy" w:date="2023-06-25T11:57:00Z">
            <w:rPr>
              <w:ins w:id="3642" w:author="Lưu Gia Huy" w:date="2023-06-22T21:31:00Z"/>
            </w:rPr>
          </w:rPrChange>
        </w:rPr>
        <w:pPrChange w:id="3643" w:author="Lưu Gia Huy" w:date="2023-06-25T12:00:00Z">
          <w:pPr>
            <w:pStyle w:val="Heading2"/>
          </w:pPr>
        </w:pPrChange>
      </w:pPr>
    </w:p>
    <w:p w14:paraId="40662EDB" w14:textId="77777777" w:rsidR="00501C7E" w:rsidRPr="00501C7E" w:rsidRDefault="00000000" w:rsidP="00501C7E">
      <w:pPr>
        <w:pStyle w:val="Heading2"/>
        <w:numPr>
          <w:ins w:id="3644" w:author="Lưu Gia Huy" w:date="2023-06-25T13:53:00Z"/>
        </w:numPr>
        <w:ind w:left="0"/>
        <w:rPr>
          <w:ins w:id="3645" w:author="Lưu Gia Huy" w:date="2023-06-23T16:37:00Z"/>
          <w:rFonts w:ascii="Times New Roman" w:hAnsi="Times New Roman" w:cs="Times New Roman"/>
          <w:rPrChange w:id="3646" w:author="Lưu Gia Huy" w:date="2023-06-25T11:57:00Z">
            <w:rPr>
              <w:ins w:id="3647" w:author="Lưu Gia Huy" w:date="2023-06-23T16:37:00Z"/>
            </w:rPr>
          </w:rPrChange>
        </w:rPr>
        <w:pPrChange w:id="3648" w:author="Lưu Gia Huy" w:date="2023-06-25T13:53:00Z">
          <w:pPr>
            <w:pStyle w:val="Heading2"/>
          </w:pPr>
        </w:pPrChange>
      </w:pPr>
      <w:bookmarkStart w:id="3649" w:name="_Toc138588530"/>
      <w:ins w:id="3650" w:author="Lưu Gia Huy" w:date="2023-06-22T21:31:00Z">
        <w:r>
          <w:rPr>
            <w:rFonts w:ascii="Times New Roman" w:hAnsi="Times New Roman" w:cs="Times New Roman"/>
            <w:rPrChange w:id="3651" w:author="Lưu Gia Huy" w:date="2023-06-25T11:57:00Z">
              <w:rPr/>
            </w:rPrChange>
          </w:rPr>
          <w:t xml:space="preserve">Random forest with </w:t>
        </w:r>
      </w:ins>
      <w:ins w:id="3652" w:author="Lưu Gia Huy" w:date="2023-06-22T21:29:00Z">
        <w:r>
          <w:rPr>
            <w:rFonts w:ascii="Times New Roman" w:hAnsi="Times New Roman" w:cs="Times New Roman"/>
            <w:rPrChange w:id="3653" w:author="Lưu Gia Huy" w:date="2023-06-25T11:57:00Z">
              <w:rPr/>
            </w:rPrChange>
          </w:rPr>
          <w:t xml:space="preserve">BGV </w:t>
        </w:r>
      </w:ins>
      <w:ins w:id="3654" w:author="Lưu Gia Huy" w:date="2023-06-22T21:32:00Z">
        <w:r>
          <w:rPr>
            <w:rFonts w:ascii="Times New Roman" w:hAnsi="Times New Roman" w:cs="Times New Roman"/>
            <w:rPrChange w:id="3655" w:author="Lưu Gia Huy" w:date="2023-06-25T11:57:00Z">
              <w:rPr/>
            </w:rPrChange>
          </w:rPr>
          <w:t>scheme</w:t>
        </w:r>
      </w:ins>
      <w:bookmarkEnd w:id="3649"/>
    </w:p>
    <w:p w14:paraId="2B204EAB" w14:textId="77777777" w:rsidR="00501C7E" w:rsidRPr="00501C7E" w:rsidRDefault="00000000" w:rsidP="00501C7E">
      <w:pPr>
        <w:pStyle w:val="Heading3"/>
        <w:numPr>
          <w:ins w:id="3656" w:author="Lưu Gia Huy" w:date="2023-06-25T13:53:00Z"/>
        </w:numPr>
        <w:ind w:left="0"/>
        <w:rPr>
          <w:ins w:id="3657" w:author="Lưu Gia Huy" w:date="2023-06-24T08:42:00Z"/>
          <w:rFonts w:ascii="Times New Roman" w:hAnsi="Times New Roman" w:cs="Times New Roman"/>
          <w:rPrChange w:id="3658" w:author="Lưu Gia Huy" w:date="2023-06-25T11:57:00Z">
            <w:rPr>
              <w:ins w:id="3659" w:author="Lưu Gia Huy" w:date="2023-06-24T08:42:00Z"/>
              <w:rFonts w:cs="Times New Roman"/>
            </w:rPr>
          </w:rPrChange>
        </w:rPr>
        <w:pPrChange w:id="3660" w:author="Lưu Gia Huy" w:date="2023-06-25T13:53:00Z">
          <w:pPr>
            <w:pStyle w:val="Heading4"/>
          </w:pPr>
        </w:pPrChange>
      </w:pPr>
      <w:bookmarkStart w:id="3661" w:name="_Toc138588531"/>
      <w:ins w:id="3662" w:author="Lưu Gia Huy" w:date="2023-06-25T11:20:00Z">
        <w:r>
          <w:rPr>
            <w:rFonts w:ascii="Times New Roman" w:hAnsi="Times New Roman" w:cs="Times New Roman"/>
            <w:rPrChange w:id="3663" w:author="Lưu Gia Huy" w:date="2023-06-25T11:57:00Z">
              <w:rPr/>
            </w:rPrChange>
          </w:rPr>
          <w:t>Initializing Parameters</w:t>
        </w:r>
      </w:ins>
      <w:bookmarkEnd w:id="3661"/>
    </w:p>
    <w:p w14:paraId="1176CF10" w14:textId="77777777" w:rsidR="00501C7E" w:rsidRPr="00501C7E" w:rsidRDefault="00000000" w:rsidP="00501C7E">
      <w:pPr>
        <w:jc w:val="center"/>
        <w:rPr>
          <w:ins w:id="3664" w:author="Lưu Gia Huy" w:date="2023-06-24T08:42:00Z"/>
          <w:rFonts w:ascii="Times New Roman" w:hAnsi="Times New Roman" w:cs="Times New Roman"/>
          <w:rPrChange w:id="3665" w:author="Lưu Gia Huy" w:date="2023-06-25T11:57:00Z">
            <w:rPr>
              <w:ins w:id="3666" w:author="Lưu Gia Huy" w:date="2023-06-24T08:42:00Z"/>
            </w:rPr>
          </w:rPrChange>
        </w:rPr>
        <w:pPrChange w:id="3667" w:author="Lưu Gia Huy" w:date="2023-06-25T13:51:00Z">
          <w:pPr/>
        </w:pPrChange>
      </w:pPr>
      <w:ins w:id="3668" w:author="Lưu Gia Huy" w:date="2023-06-24T08:42:00Z">
        <w:r>
          <w:rPr>
            <w:rFonts w:ascii="Times New Roman" w:hAnsi="Times New Roman" w:cs="Times New Roman"/>
            <w:noProof/>
            <w:rPrChange w:id="3669" w:author="Lưu Gia Huy" w:date="2023-06-25T11:57:00Z">
              <w:rPr>
                <w:noProof/>
              </w:rPr>
            </w:rPrChange>
          </w:rPr>
          <w:drawing>
            <wp:inline distT="0" distB="0" distL="114300" distR="114300" wp14:anchorId="4EA2123F" wp14:editId="3AA2D121">
              <wp:extent cx="3512820" cy="58674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5"/>
                      <a:stretch>
                        <a:fillRect/>
                      </a:stretch>
                    </pic:blipFill>
                    <pic:spPr>
                      <a:xfrm>
                        <a:off x="0" y="0"/>
                        <a:ext cx="3512820" cy="586740"/>
                      </a:xfrm>
                      <a:prstGeom prst="rect">
                        <a:avLst/>
                      </a:prstGeom>
                      <a:noFill/>
                      <a:ln>
                        <a:noFill/>
                      </a:ln>
                    </pic:spPr>
                  </pic:pic>
                </a:graphicData>
              </a:graphic>
            </wp:inline>
          </w:drawing>
        </w:r>
      </w:ins>
    </w:p>
    <w:p w14:paraId="15F26398" w14:textId="77777777" w:rsidR="00501C7E" w:rsidRPr="00501C7E" w:rsidRDefault="00000000">
      <w:pPr>
        <w:rPr>
          <w:ins w:id="3670" w:author="Lưu Gia Huy" w:date="2023-06-24T08:42:00Z"/>
          <w:rFonts w:ascii="Times New Roman" w:hAnsi="Times New Roman" w:cs="Times New Roman"/>
          <w:rPrChange w:id="3671" w:author="Lưu Gia Huy" w:date="2023-06-25T11:57:00Z">
            <w:rPr>
              <w:ins w:id="3672" w:author="Lưu Gia Huy" w:date="2023-06-24T08:42:00Z"/>
            </w:rPr>
          </w:rPrChange>
        </w:rPr>
      </w:pPr>
      <w:ins w:id="3673" w:author="Lưu Gia Huy" w:date="2023-06-24T08:42:00Z">
        <w:r>
          <w:rPr>
            <w:rFonts w:ascii="Times New Roman" w:hAnsi="Times New Roman" w:cs="Times New Roman"/>
            <w:noProof/>
            <w:rPrChange w:id="3674" w:author="Lưu Gia Huy" w:date="2023-06-25T11:57:00Z">
              <w:rPr>
                <w:noProof/>
              </w:rPr>
            </w:rPrChange>
          </w:rPr>
          <w:lastRenderedPageBreak/>
          <w:drawing>
            <wp:inline distT="0" distB="0" distL="114300" distR="114300" wp14:anchorId="133DBB74" wp14:editId="424D0A29">
              <wp:extent cx="5572760" cy="1338580"/>
              <wp:effectExtent l="0" t="0" r="508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6"/>
                      <a:stretch>
                        <a:fillRect/>
                      </a:stretch>
                    </pic:blipFill>
                    <pic:spPr>
                      <a:xfrm>
                        <a:off x="0" y="0"/>
                        <a:ext cx="5572760" cy="1338580"/>
                      </a:xfrm>
                      <a:prstGeom prst="rect">
                        <a:avLst/>
                      </a:prstGeom>
                      <a:noFill/>
                      <a:ln>
                        <a:noFill/>
                      </a:ln>
                    </pic:spPr>
                  </pic:pic>
                </a:graphicData>
              </a:graphic>
            </wp:inline>
          </w:drawing>
        </w:r>
      </w:ins>
    </w:p>
    <w:p w14:paraId="0EE37C56" w14:textId="77777777" w:rsidR="00501C7E" w:rsidRPr="00501C7E" w:rsidRDefault="00000000">
      <w:pPr>
        <w:rPr>
          <w:ins w:id="3675" w:author="Lưu Gia Huy" w:date="2023-06-24T08:42:00Z"/>
          <w:rFonts w:ascii="Times New Roman" w:hAnsi="Times New Roman" w:cs="Times New Roman"/>
          <w:rPrChange w:id="3676" w:author="Lưu Gia Huy" w:date="2023-06-25T11:57:00Z">
            <w:rPr>
              <w:ins w:id="3677" w:author="Lưu Gia Huy" w:date="2023-06-24T08:42:00Z"/>
            </w:rPr>
          </w:rPrChange>
        </w:rPr>
      </w:pPr>
      <w:ins w:id="3678" w:author="Lưu Gia Huy" w:date="2023-06-24T08:42:00Z">
        <w:r>
          <w:rPr>
            <w:rFonts w:ascii="Times New Roman" w:hAnsi="Times New Roman" w:cs="Times New Roman"/>
            <w:b/>
            <w:bCs/>
            <w:rPrChange w:id="3679" w:author="Lưu Gia Huy" w:date="2023-06-25T11:57:00Z">
              <w:rPr>
                <w:b/>
                <w:bCs/>
              </w:rPr>
            </w:rPrChange>
          </w:rPr>
          <w:t>parameters.SetMultiplicativeDepth(</w:t>
        </w:r>
      </w:ins>
      <w:ins w:id="3680" w:author="Lưu Gia Huy" w:date="2023-06-24T08:43:00Z">
        <w:r>
          <w:rPr>
            <w:rFonts w:ascii="Times New Roman" w:hAnsi="Times New Roman" w:cs="Times New Roman"/>
            <w:b/>
            <w:bCs/>
            <w:rPrChange w:id="3681" w:author="Lưu Gia Huy" w:date="2023-06-25T11:57:00Z">
              <w:rPr>
                <w:b/>
                <w:bCs/>
              </w:rPr>
            </w:rPrChange>
          </w:rPr>
          <w:t>8</w:t>
        </w:r>
      </w:ins>
      <w:ins w:id="3682" w:author="Lưu Gia Huy" w:date="2023-06-24T08:42:00Z">
        <w:r>
          <w:rPr>
            <w:rFonts w:ascii="Times New Roman" w:hAnsi="Times New Roman" w:cs="Times New Roman"/>
            <w:b/>
            <w:bCs/>
            <w:rPrChange w:id="3683" w:author="Lưu Gia Huy" w:date="2023-06-25T11:57:00Z">
              <w:rPr>
                <w:b/>
                <w:bCs/>
              </w:rPr>
            </w:rPrChange>
          </w:rPr>
          <w:t>);:</w:t>
        </w:r>
        <w:r>
          <w:rPr>
            <w:rFonts w:ascii="Times New Roman" w:hAnsi="Times New Roman" w:cs="Times New Roman"/>
            <w:rPrChange w:id="3684" w:author="Lưu Gia Huy" w:date="2023-06-25T11:57:00Z">
              <w:rPr/>
            </w:rPrChange>
          </w:rPr>
          <w:t xml:space="preserve"> </w:t>
        </w:r>
      </w:ins>
      <w:ins w:id="3685" w:author="Lưu Gia Huy" w:date="2023-06-25T11:21:00Z">
        <w:r>
          <w:rPr>
            <w:rFonts w:ascii="Times New Roman" w:hAnsi="Times New Roman" w:cs="Times New Roman"/>
          </w:rPr>
          <w:t>This is the command to set the multiplicative depth of the BGV model. The multiplicative depth determines the number of multiplication layers that can be performed in the computation. In this case, a value of 8 for the multiplicative depth allows for a maximum of 8 multiplication layers in the computation</w:t>
        </w:r>
      </w:ins>
      <w:ins w:id="3686" w:author="Lưu Gia Huy" w:date="2023-06-24T08:42:00Z">
        <w:r>
          <w:rPr>
            <w:rFonts w:ascii="Times New Roman" w:hAnsi="Times New Roman" w:cs="Times New Roman"/>
            <w:rPrChange w:id="3687" w:author="Lưu Gia Huy" w:date="2023-06-25T11:57:00Z">
              <w:rPr/>
            </w:rPrChange>
          </w:rPr>
          <w:t>.</w:t>
        </w:r>
      </w:ins>
    </w:p>
    <w:p w14:paraId="4825B8F9" w14:textId="77777777" w:rsidR="00501C7E" w:rsidRPr="00501C7E" w:rsidRDefault="00000000" w:rsidP="00501C7E">
      <w:pPr>
        <w:numPr>
          <w:ilvl w:val="255"/>
          <w:numId w:val="0"/>
        </w:numPr>
        <w:rPr>
          <w:ins w:id="3688" w:author="Lưu Gia Huy" w:date="2023-06-24T08:42:00Z"/>
          <w:rFonts w:ascii="Times New Roman" w:hAnsi="Times New Roman" w:cs="Times New Roman"/>
          <w:rPrChange w:id="3689" w:author="Lưu Gia Huy" w:date="2023-06-25T11:57:00Z">
            <w:rPr>
              <w:ins w:id="3690" w:author="Lưu Gia Huy" w:date="2023-06-24T08:42:00Z"/>
            </w:rPr>
          </w:rPrChange>
        </w:rPr>
        <w:pPrChange w:id="3691" w:author="Lưu Gia Huy" w:date="2023-06-25T12:00:00Z">
          <w:pPr>
            <w:pStyle w:val="Heading2"/>
            <w:numPr>
              <w:ilvl w:val="255"/>
              <w:numId w:val="0"/>
            </w:numPr>
            <w:ind w:left="0" w:firstLine="0"/>
          </w:pPr>
        </w:pPrChange>
      </w:pPr>
      <w:ins w:id="3692" w:author="Lưu Gia Huy" w:date="2023-06-24T08:42:00Z">
        <w:r>
          <w:rPr>
            <w:rFonts w:ascii="Times New Roman" w:hAnsi="Times New Roman" w:cs="Times New Roman"/>
            <w:b/>
            <w:bCs/>
            <w:rPrChange w:id="3693" w:author="Lưu Gia Huy" w:date="2023-06-25T11:57:00Z">
              <w:rPr>
                <w:b w:val="0"/>
                <w:bCs w:val="0"/>
              </w:rPr>
            </w:rPrChange>
          </w:rPr>
          <w:t xml:space="preserve">parameters.SetPlaintextModulus(65537);: </w:t>
        </w:r>
      </w:ins>
      <w:ins w:id="3694" w:author="Lưu Gia Huy" w:date="2023-06-25T11:21:00Z">
        <w:r>
          <w:rPr>
            <w:rFonts w:ascii="Times New Roman" w:hAnsi="Times New Roman" w:cs="Times New Roman"/>
          </w:rPr>
          <w:t>This is the command to set the plaintext modulus in the BGV model. The plaintext modulus is a large integer used to encode plaintext values in the BGV model. In this case, the value 65537 is chosen as the plaintext modulus. The choice of the plaintext modulus depends on the desired accuracy and computational requirements of the model.</w:t>
        </w:r>
      </w:ins>
    </w:p>
    <w:p w14:paraId="6A35F81B" w14:textId="77777777" w:rsidR="00501C7E" w:rsidRPr="00501C7E" w:rsidRDefault="00000000" w:rsidP="00501C7E">
      <w:pPr>
        <w:pStyle w:val="Heading3"/>
        <w:numPr>
          <w:ilvl w:val="255"/>
          <w:numId w:val="0"/>
          <w:ins w:id="3695" w:author="Lưu Gia Huy" w:date="1900-01-01T00:00:00Z"/>
        </w:numPr>
        <w:rPr>
          <w:ins w:id="3696" w:author="Lưu Gia Huy" w:date="2023-06-24T08:08:00Z"/>
          <w:rFonts w:ascii="Times New Roman" w:hAnsi="Times New Roman" w:cs="Times New Roman"/>
          <w:rPrChange w:id="3697" w:author="Lưu Gia Huy" w:date="2023-06-25T11:57:00Z">
            <w:rPr>
              <w:ins w:id="3698" w:author="Lưu Gia Huy" w:date="2023-06-24T08:08:00Z"/>
            </w:rPr>
          </w:rPrChange>
        </w:rPr>
        <w:pPrChange w:id="3699" w:author="Lưu Gia Huy" w:date="2023-06-25T13:53:00Z">
          <w:pPr>
            <w:pStyle w:val="Heading2"/>
            <w:numPr>
              <w:ilvl w:val="255"/>
              <w:numId w:val="0"/>
            </w:numPr>
            <w:ind w:left="0" w:firstLine="0"/>
          </w:pPr>
        </w:pPrChange>
      </w:pPr>
      <w:bookmarkStart w:id="3700" w:name="_Toc138588532"/>
      <w:ins w:id="3701" w:author="Lưu Gia Huy" w:date="2023-06-25T11:21:00Z">
        <w:r>
          <w:rPr>
            <w:rFonts w:ascii="Times New Roman" w:hAnsi="Times New Roman" w:cs="Times New Roman"/>
          </w:rPr>
          <w:t>Implementation code</w:t>
        </w:r>
      </w:ins>
      <w:bookmarkEnd w:id="3700"/>
    </w:p>
    <w:p w14:paraId="337C00DF" w14:textId="77777777" w:rsidR="00501C7E" w:rsidRPr="00501C7E" w:rsidRDefault="00000000" w:rsidP="00501C7E">
      <w:pPr>
        <w:numPr>
          <w:ilvl w:val="255"/>
          <w:numId w:val="0"/>
        </w:numPr>
        <w:spacing w:beforeAutospacing="1"/>
        <w:rPr>
          <w:ins w:id="3702" w:author="Lưu Gia Huy" w:date="2023-06-24T08:08:00Z"/>
          <w:rFonts w:ascii="Times New Roman" w:hAnsi="Times New Roman" w:cs="Times New Roman"/>
          <w:rPrChange w:id="3703" w:author="Lưu Gia Huy" w:date="2023-06-25T11:57:00Z">
            <w:rPr>
              <w:ins w:id="3704" w:author="Lưu Gia Huy" w:date="2023-06-24T08:08:00Z"/>
            </w:rPr>
          </w:rPrChange>
        </w:rPr>
        <w:pPrChange w:id="3705" w:author="Lưu Gia Huy" w:date="2023-06-25T12:00:00Z">
          <w:pPr>
            <w:pStyle w:val="Heading2"/>
            <w:numPr>
              <w:ilvl w:val="255"/>
              <w:numId w:val="0"/>
            </w:numPr>
            <w:ind w:left="0" w:firstLine="0"/>
          </w:pPr>
        </w:pPrChange>
      </w:pPr>
      <w:ins w:id="3706" w:author="Lưu Gia Huy" w:date="2023-06-25T11:22:00Z">
        <w:r>
          <w:rPr>
            <w:rFonts w:ascii="Times New Roman" w:eastAsia="Calibri" w:hAnsi="Times New Roman" w:cs="Times New Roman"/>
            <w:szCs w:val="26"/>
            <w:lang w:val="en-US" w:eastAsia="zh-CN" w:bidi="ar"/>
          </w:rPr>
          <w:t>Function enc</w:t>
        </w:r>
        <w:r>
          <w:rPr>
            <w:rFonts w:ascii="Times New Roman" w:eastAsia="Calibri" w:hAnsi="Times New Roman" w:cs="Times New Roman"/>
            <w:szCs w:val="26"/>
            <w:lang w:eastAsia="zh-CN" w:bidi="ar"/>
          </w:rPr>
          <w:t>BGV</w:t>
        </w:r>
        <w:r>
          <w:rPr>
            <w:rFonts w:ascii="Times New Roman" w:eastAsia="Calibri" w:hAnsi="Times New Roman" w:cs="Times New Roman"/>
            <w:szCs w:val="26"/>
            <w:lang w:val="en-US" w:eastAsia="zh-CN" w:bidi="ar"/>
          </w:rPr>
          <w:t>(</w:t>
        </w:r>
      </w:ins>
      <w:ins w:id="3707" w:author="Lưu Gia Huy" w:date="2023-06-25T11:23:00Z">
        <w:r>
          <w:rPr>
            <w:rFonts w:ascii="Times New Roman" w:eastAsia="Calibri" w:hAnsi="Times New Roman" w:cs="Times New Roman"/>
            <w:szCs w:val="26"/>
            <w:lang w:eastAsia="zh-CN" w:bidi="ar"/>
          </w:rPr>
          <w:t>int64_t</w:t>
        </w:r>
      </w:ins>
      <w:ins w:id="3708" w:author="Lưu Gia Huy" w:date="2023-06-25T11:22:00Z">
        <w:r>
          <w:rPr>
            <w:rFonts w:ascii="Times New Roman" w:eastAsia="Calibri" w:hAnsi="Times New Roman" w:cs="Times New Roman"/>
            <w:szCs w:val="26"/>
            <w:lang w:val="en-US" w:eastAsia="zh-CN" w:bidi="ar"/>
          </w:rPr>
          <w:t xml:space="preserve"> x); for encryption using the </w:t>
        </w:r>
      </w:ins>
      <w:ins w:id="3709" w:author="Lưu Gia Huy" w:date="2023-06-25T11:23:00Z">
        <w:r>
          <w:rPr>
            <w:rFonts w:ascii="Times New Roman" w:eastAsia="Calibri" w:hAnsi="Times New Roman" w:cs="Times New Roman"/>
            <w:szCs w:val="26"/>
            <w:lang w:eastAsia="zh-CN" w:bidi="ar"/>
          </w:rPr>
          <w:t>BGV</w:t>
        </w:r>
      </w:ins>
      <w:ins w:id="3710" w:author="Lưu Gia Huy" w:date="2023-06-25T11:22:00Z">
        <w:r>
          <w:rPr>
            <w:rFonts w:ascii="Times New Roman" w:eastAsia="Calibri" w:hAnsi="Times New Roman" w:cs="Times New Roman"/>
            <w:szCs w:val="26"/>
            <w:lang w:val="en-US" w:eastAsia="zh-CN" w:bidi="ar"/>
          </w:rPr>
          <w:t xml:space="preserve"> scheme</w:t>
        </w:r>
      </w:ins>
      <w:ins w:id="3711" w:author="Lưu Gia Huy" w:date="2023-06-24T08:08:00Z">
        <w:r>
          <w:rPr>
            <w:rFonts w:ascii="Times New Roman" w:hAnsi="Times New Roman" w:cs="Times New Roman"/>
            <w:rPrChange w:id="3712" w:author="Lưu Gia Huy" w:date="2023-06-25T11:57:00Z">
              <w:rPr>
                <w:b w:val="0"/>
                <w:bCs w:val="0"/>
              </w:rPr>
            </w:rPrChange>
          </w:rPr>
          <w:t>:</w:t>
        </w:r>
      </w:ins>
    </w:p>
    <w:p w14:paraId="373A356B" w14:textId="77777777" w:rsidR="00501C7E" w:rsidRPr="00501C7E" w:rsidRDefault="00000000" w:rsidP="00501C7E">
      <w:pPr>
        <w:numPr>
          <w:ilvl w:val="255"/>
          <w:numId w:val="0"/>
        </w:numPr>
        <w:jc w:val="center"/>
        <w:rPr>
          <w:ins w:id="3713" w:author="Lưu Gia Huy" w:date="2023-06-24T08:09:00Z"/>
          <w:rFonts w:ascii="Times New Roman" w:hAnsi="Times New Roman" w:cs="Times New Roman"/>
          <w:rPrChange w:id="3714" w:author="Lưu Gia Huy" w:date="2023-06-25T11:57:00Z">
            <w:rPr>
              <w:ins w:id="3715" w:author="Lưu Gia Huy" w:date="2023-06-24T08:09:00Z"/>
            </w:rPr>
          </w:rPrChange>
        </w:rPr>
        <w:pPrChange w:id="3716" w:author="Lưu Gia Huy" w:date="2023-06-25T13:51:00Z">
          <w:pPr>
            <w:pStyle w:val="Heading2"/>
            <w:numPr>
              <w:ilvl w:val="255"/>
              <w:numId w:val="0"/>
            </w:numPr>
            <w:ind w:left="0" w:firstLine="0"/>
          </w:pPr>
        </w:pPrChange>
      </w:pPr>
      <w:ins w:id="3717" w:author="Lưu Gia Huy" w:date="2023-06-24T08:08:00Z">
        <w:r>
          <w:rPr>
            <w:rFonts w:ascii="Times New Roman" w:hAnsi="Times New Roman" w:cs="Times New Roman"/>
            <w:noProof/>
            <w:rPrChange w:id="3718" w:author="Lưu Gia Huy" w:date="2023-06-25T11:57:00Z">
              <w:rPr>
                <w:b w:val="0"/>
                <w:bCs w:val="0"/>
                <w:noProof/>
              </w:rPr>
            </w:rPrChange>
          </w:rPr>
          <w:drawing>
            <wp:inline distT="0" distB="0" distL="114300" distR="114300" wp14:anchorId="208BA981" wp14:editId="28F26ED7">
              <wp:extent cx="5128260" cy="1432560"/>
              <wp:effectExtent l="0" t="0" r="762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37"/>
                      <a:stretch>
                        <a:fillRect/>
                      </a:stretch>
                    </pic:blipFill>
                    <pic:spPr>
                      <a:xfrm>
                        <a:off x="0" y="0"/>
                        <a:ext cx="5128260" cy="1432560"/>
                      </a:xfrm>
                      <a:prstGeom prst="rect">
                        <a:avLst/>
                      </a:prstGeom>
                      <a:noFill/>
                      <a:ln>
                        <a:noFill/>
                      </a:ln>
                    </pic:spPr>
                  </pic:pic>
                </a:graphicData>
              </a:graphic>
            </wp:inline>
          </w:drawing>
        </w:r>
      </w:ins>
    </w:p>
    <w:p w14:paraId="4F200B82" w14:textId="77777777" w:rsidR="00501C7E" w:rsidRPr="00501C7E" w:rsidRDefault="00000000">
      <w:pPr>
        <w:spacing w:beforeAutospacing="1"/>
        <w:rPr>
          <w:ins w:id="3719" w:author="Lưu Gia Huy" w:date="2023-06-25T11:23:00Z"/>
          <w:rFonts w:ascii="Times New Roman" w:hAnsi="Times New Roman" w:cs="Times New Roman"/>
          <w:rPrChange w:id="3720" w:author="Lưu Gia Huy" w:date="2023-06-25T11:57:00Z">
            <w:rPr>
              <w:ins w:id="3721" w:author="Lưu Gia Huy" w:date="2023-06-25T11:23:00Z"/>
            </w:rPr>
          </w:rPrChange>
        </w:rPr>
      </w:pPr>
      <w:ins w:id="3722" w:author="Lưu Gia Huy" w:date="2023-06-25T11:23:00Z">
        <w:r>
          <w:rPr>
            <w:rFonts w:ascii="Times New Roman" w:eastAsia="Calibri" w:hAnsi="Times New Roman" w:cs="Times New Roman"/>
            <w:szCs w:val="26"/>
            <w:lang w:val="en-US" w:eastAsia="zh-CN" w:bidi="ar"/>
          </w:rPr>
          <w:t>Here is the code segment that maps the target labels to their corresponding values and stores them in the 'res' vector of type 'Ciphertext&lt;DCRTPoly&gt;&gt;:</w:t>
        </w:r>
      </w:ins>
    </w:p>
    <w:p w14:paraId="1B665890" w14:textId="77777777" w:rsidR="00501C7E" w:rsidRPr="00501C7E" w:rsidRDefault="00000000" w:rsidP="00501C7E">
      <w:pPr>
        <w:numPr>
          <w:ilvl w:val="255"/>
          <w:numId w:val="0"/>
        </w:numPr>
        <w:rPr>
          <w:ins w:id="3723" w:author="Lưu Gia Huy" w:date="2023-06-24T08:10:00Z"/>
          <w:rFonts w:ascii="Times New Roman" w:hAnsi="Times New Roman" w:cs="Times New Roman"/>
          <w:rPrChange w:id="3724" w:author="Lưu Gia Huy" w:date="2023-06-25T11:57:00Z">
            <w:rPr>
              <w:ins w:id="3725" w:author="Lưu Gia Huy" w:date="2023-06-24T08:10:00Z"/>
            </w:rPr>
          </w:rPrChange>
        </w:rPr>
        <w:pPrChange w:id="3726" w:author="Lưu Gia Huy" w:date="2023-06-25T12:00:00Z">
          <w:pPr>
            <w:pStyle w:val="Heading2"/>
            <w:numPr>
              <w:ilvl w:val="255"/>
              <w:numId w:val="0"/>
            </w:numPr>
            <w:ind w:left="0" w:firstLine="0"/>
          </w:pPr>
        </w:pPrChange>
      </w:pPr>
      <w:ins w:id="3727" w:author="Lưu Gia Huy" w:date="2023-06-24T08:09:00Z">
        <w:r>
          <w:rPr>
            <w:rFonts w:ascii="Times New Roman" w:hAnsi="Times New Roman" w:cs="Times New Roman"/>
            <w:noProof/>
            <w:rPrChange w:id="3728" w:author="Lưu Gia Huy" w:date="2023-06-25T11:57:00Z">
              <w:rPr>
                <w:b w:val="0"/>
                <w:bCs w:val="0"/>
                <w:noProof/>
              </w:rPr>
            </w:rPrChange>
          </w:rPr>
          <w:lastRenderedPageBreak/>
          <w:drawing>
            <wp:inline distT="0" distB="0" distL="114300" distR="114300" wp14:anchorId="7792F1B0" wp14:editId="5B4EE6FF">
              <wp:extent cx="5576570" cy="3119120"/>
              <wp:effectExtent l="0" t="0" r="1270" b="508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38"/>
                      <a:stretch>
                        <a:fillRect/>
                      </a:stretch>
                    </pic:blipFill>
                    <pic:spPr>
                      <a:xfrm>
                        <a:off x="0" y="0"/>
                        <a:ext cx="5576570" cy="3119120"/>
                      </a:xfrm>
                      <a:prstGeom prst="rect">
                        <a:avLst/>
                      </a:prstGeom>
                      <a:noFill/>
                      <a:ln>
                        <a:noFill/>
                      </a:ln>
                    </pic:spPr>
                  </pic:pic>
                </a:graphicData>
              </a:graphic>
            </wp:inline>
          </w:drawing>
        </w:r>
      </w:ins>
    </w:p>
    <w:p w14:paraId="40605A17" w14:textId="77777777" w:rsidR="00501C7E" w:rsidRDefault="00000000">
      <w:pPr>
        <w:spacing w:beforeAutospacing="1"/>
        <w:rPr>
          <w:ins w:id="3729" w:author="Lưu Gia Huy" w:date="2023-06-25T11:23:00Z"/>
          <w:rFonts w:ascii="Times New Roman" w:eastAsia="Calibri" w:hAnsi="Times New Roman" w:cs="Times New Roman"/>
          <w:szCs w:val="26"/>
        </w:rPr>
      </w:pPr>
      <w:ins w:id="3730" w:author="Lưu Gia Huy" w:date="2023-06-25T11:23:00Z">
        <w:r>
          <w:rPr>
            <w:rFonts w:ascii="Times New Roman" w:eastAsia="Calibri" w:hAnsi="Times New Roman" w:cs="Times New Roman"/>
            <w:szCs w:val="26"/>
            <w:lang w:val="en-US" w:eastAsia="zh-CN" w:bidi="ar"/>
          </w:rPr>
          <w:t>Here is the code segment for performing voting, which involves calculating the average of the output values from the decision trees, decrypting them, decoding, extracting the real part, and displaying it on the screen:</w:t>
        </w:r>
      </w:ins>
    </w:p>
    <w:p w14:paraId="4B6CECA9" w14:textId="77777777" w:rsidR="00501C7E" w:rsidRPr="00501C7E" w:rsidRDefault="00000000" w:rsidP="00501C7E">
      <w:pPr>
        <w:numPr>
          <w:ilvl w:val="255"/>
          <w:numId w:val="0"/>
        </w:numPr>
        <w:rPr>
          <w:ins w:id="3731" w:author="Lưu Gia Huy" w:date="2023-06-24T08:08:00Z"/>
          <w:rFonts w:ascii="Times New Roman" w:hAnsi="Times New Roman" w:cs="Times New Roman"/>
          <w:rPrChange w:id="3732" w:author="Lưu Gia Huy" w:date="2023-06-25T11:57:00Z">
            <w:rPr>
              <w:ins w:id="3733" w:author="Lưu Gia Huy" w:date="2023-06-24T08:08:00Z"/>
            </w:rPr>
          </w:rPrChange>
        </w:rPr>
        <w:pPrChange w:id="3734" w:author="Lưu Gia Huy" w:date="2023-06-25T12:00:00Z">
          <w:pPr>
            <w:pStyle w:val="Heading2"/>
            <w:numPr>
              <w:ilvl w:val="255"/>
              <w:numId w:val="0"/>
            </w:numPr>
            <w:ind w:left="0" w:firstLine="0"/>
          </w:pPr>
        </w:pPrChange>
      </w:pPr>
      <w:ins w:id="3735" w:author="Lưu Gia Huy" w:date="2023-06-25T11:24:00Z">
        <w:r>
          <w:rPr>
            <w:rFonts w:ascii="Times New Roman" w:hAnsi="Times New Roman" w:cs="Times New Roman"/>
            <w:noProof/>
          </w:rPr>
          <w:drawing>
            <wp:inline distT="0" distB="0" distL="114300" distR="114300" wp14:anchorId="7D009A6D" wp14:editId="1B3146FA">
              <wp:extent cx="5569585" cy="1273175"/>
              <wp:effectExtent l="0" t="0" r="8255" b="6985"/>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39"/>
                      <a:stretch>
                        <a:fillRect/>
                      </a:stretch>
                    </pic:blipFill>
                    <pic:spPr>
                      <a:xfrm>
                        <a:off x="0" y="0"/>
                        <a:ext cx="5569585" cy="1273175"/>
                      </a:xfrm>
                      <a:prstGeom prst="rect">
                        <a:avLst/>
                      </a:prstGeom>
                      <a:noFill/>
                      <a:ln>
                        <a:noFill/>
                      </a:ln>
                    </pic:spPr>
                  </pic:pic>
                </a:graphicData>
              </a:graphic>
            </wp:inline>
          </w:drawing>
        </w:r>
      </w:ins>
    </w:p>
    <w:p w14:paraId="2CBFF41A" w14:textId="77777777" w:rsidR="00501C7E" w:rsidRPr="00501C7E" w:rsidRDefault="00000000" w:rsidP="00501C7E">
      <w:pPr>
        <w:pStyle w:val="Heading3"/>
        <w:numPr>
          <w:ilvl w:val="255"/>
          <w:numId w:val="0"/>
          <w:ins w:id="3736" w:author="Lưu Gia Huy" w:date="1900-01-01T00:00:00Z"/>
        </w:numPr>
        <w:rPr>
          <w:ins w:id="3737" w:author="Lưu Gia Huy" w:date="2023-06-24T07:58:00Z"/>
          <w:rFonts w:ascii="Times New Roman" w:hAnsi="Times New Roman" w:cs="Times New Roman"/>
          <w:rPrChange w:id="3738" w:author="Lưu Gia Huy" w:date="2023-06-25T11:57:00Z">
            <w:rPr>
              <w:ins w:id="3739" w:author="Lưu Gia Huy" w:date="2023-06-24T07:58:00Z"/>
            </w:rPr>
          </w:rPrChange>
        </w:rPr>
        <w:pPrChange w:id="3740" w:author="Lưu Gia Huy" w:date="2023-06-25T13:53:00Z">
          <w:pPr>
            <w:pStyle w:val="Heading2"/>
            <w:numPr>
              <w:ilvl w:val="255"/>
              <w:numId w:val="0"/>
            </w:numPr>
            <w:ind w:left="0" w:firstLine="0"/>
          </w:pPr>
        </w:pPrChange>
      </w:pPr>
      <w:bookmarkStart w:id="3741" w:name="_Toc138588533"/>
      <w:ins w:id="3742" w:author="Lưu Gia Huy" w:date="2023-06-25T11:23:00Z">
        <w:r>
          <w:rPr>
            <w:rFonts w:ascii="Times New Roman" w:hAnsi="Times New Roman" w:cs="Times New Roman"/>
          </w:rPr>
          <w:t>Result</w:t>
        </w:r>
      </w:ins>
      <w:bookmarkEnd w:id="3741"/>
    </w:p>
    <w:p w14:paraId="5B0441B7" w14:textId="77777777" w:rsidR="00501C7E" w:rsidRPr="00501C7E" w:rsidRDefault="00000000" w:rsidP="00501C7E">
      <w:pPr>
        <w:numPr>
          <w:ilvl w:val="255"/>
          <w:numId w:val="0"/>
        </w:numPr>
        <w:rPr>
          <w:ins w:id="3743" w:author="Lưu Gia Huy" w:date="2023-06-24T07:58:00Z"/>
          <w:rFonts w:ascii="Times New Roman" w:hAnsi="Times New Roman" w:cs="Times New Roman"/>
          <w:rPrChange w:id="3744" w:author="Lưu Gia Huy" w:date="2023-06-25T11:57:00Z">
            <w:rPr>
              <w:ins w:id="3745" w:author="Lưu Gia Huy" w:date="2023-06-24T07:58:00Z"/>
            </w:rPr>
          </w:rPrChange>
        </w:rPr>
        <w:pPrChange w:id="3746" w:author="Lưu Gia Huy" w:date="2023-06-25T12:00:00Z">
          <w:pPr>
            <w:pStyle w:val="Heading2"/>
            <w:numPr>
              <w:ilvl w:val="255"/>
              <w:numId w:val="0"/>
            </w:numPr>
            <w:ind w:left="0" w:firstLine="0"/>
          </w:pPr>
        </w:pPrChange>
      </w:pPr>
      <w:ins w:id="3747" w:author="Lưu Gia Huy" w:date="2023-06-25T11:23:00Z">
        <w:r>
          <w:rPr>
            <w:rFonts w:ascii="Times New Roman" w:hAnsi="Times New Roman" w:cs="Times New Roman"/>
          </w:rPr>
          <w:t>In the case where the target is 0, after the computation, we obtain a probability of returning 0.4</w:t>
        </w:r>
      </w:ins>
    </w:p>
    <w:p w14:paraId="4D59F321" w14:textId="77777777" w:rsidR="00501C7E" w:rsidRPr="00501C7E" w:rsidRDefault="00000000" w:rsidP="00501C7E">
      <w:pPr>
        <w:numPr>
          <w:ilvl w:val="255"/>
          <w:numId w:val="0"/>
        </w:numPr>
        <w:rPr>
          <w:ins w:id="3748" w:author="Lưu Gia Huy" w:date="2023-06-24T08:10:00Z"/>
          <w:rFonts w:ascii="Times New Roman" w:hAnsi="Times New Roman" w:cs="Times New Roman"/>
          <w:rPrChange w:id="3749" w:author="Lưu Gia Huy" w:date="2023-06-25T11:57:00Z">
            <w:rPr>
              <w:ins w:id="3750" w:author="Lưu Gia Huy" w:date="2023-06-24T08:10:00Z"/>
            </w:rPr>
          </w:rPrChange>
        </w:rPr>
        <w:pPrChange w:id="3751" w:author="Lưu Gia Huy" w:date="2023-06-25T12:00:00Z">
          <w:pPr>
            <w:pStyle w:val="Heading2"/>
            <w:numPr>
              <w:ilvl w:val="255"/>
              <w:numId w:val="0"/>
            </w:numPr>
            <w:ind w:left="0" w:firstLine="0"/>
          </w:pPr>
        </w:pPrChange>
      </w:pPr>
      <w:ins w:id="3752" w:author="Lưu Gia Huy" w:date="2023-06-24T07:58:00Z">
        <w:r>
          <w:rPr>
            <w:rFonts w:ascii="Times New Roman" w:hAnsi="Times New Roman" w:cs="Times New Roman"/>
            <w:noProof/>
            <w:rPrChange w:id="3753" w:author="Lưu Gia Huy" w:date="2023-06-25T11:57:00Z">
              <w:rPr>
                <w:b w:val="0"/>
                <w:bCs w:val="0"/>
                <w:noProof/>
              </w:rPr>
            </w:rPrChange>
          </w:rPr>
          <w:drawing>
            <wp:inline distT="0" distB="0" distL="114300" distR="114300" wp14:anchorId="4C7CB691" wp14:editId="6774B908">
              <wp:extent cx="5574665" cy="1229995"/>
              <wp:effectExtent l="0" t="0" r="3175" b="444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40"/>
                      <a:stretch>
                        <a:fillRect/>
                      </a:stretch>
                    </pic:blipFill>
                    <pic:spPr>
                      <a:xfrm>
                        <a:off x="0" y="0"/>
                        <a:ext cx="5574665" cy="1229995"/>
                      </a:xfrm>
                      <a:prstGeom prst="rect">
                        <a:avLst/>
                      </a:prstGeom>
                      <a:noFill/>
                      <a:ln>
                        <a:noFill/>
                      </a:ln>
                    </pic:spPr>
                  </pic:pic>
                </a:graphicData>
              </a:graphic>
            </wp:inline>
          </w:drawing>
        </w:r>
      </w:ins>
    </w:p>
    <w:p w14:paraId="0ED1172D" w14:textId="77777777" w:rsidR="00501C7E" w:rsidRPr="00501C7E" w:rsidRDefault="00000000">
      <w:pPr>
        <w:numPr>
          <w:ilvl w:val="255"/>
          <w:numId w:val="0"/>
        </w:numPr>
        <w:rPr>
          <w:ins w:id="3754" w:author="Lưu Gia Huy" w:date="2023-06-24T10:05:00Z"/>
          <w:rFonts w:ascii="Times New Roman" w:hAnsi="Times New Roman" w:cs="Times New Roman"/>
          <w:rPrChange w:id="3755" w:author="Lưu Gia Huy" w:date="2023-06-25T11:57:00Z">
            <w:rPr>
              <w:ins w:id="3756" w:author="Lưu Gia Huy" w:date="2023-06-24T10:05:00Z"/>
            </w:rPr>
          </w:rPrChange>
        </w:rPr>
      </w:pPr>
      <w:ins w:id="3757" w:author="Lưu Gia Huy" w:date="2023-06-25T11:24:00Z">
        <w:r>
          <w:rPr>
            <w:rFonts w:ascii="Times New Roman" w:hAnsi="Times New Roman" w:cs="Times New Roman"/>
          </w:rPr>
          <w:lastRenderedPageBreak/>
          <w:t>In the case where the target is 1, after the computation, we obtain a probability of returning 0.8</w:t>
        </w:r>
      </w:ins>
    </w:p>
    <w:p w14:paraId="0672D931" w14:textId="77777777" w:rsidR="00501C7E" w:rsidRPr="00501C7E" w:rsidRDefault="00000000">
      <w:pPr>
        <w:numPr>
          <w:ilvl w:val="255"/>
          <w:numId w:val="0"/>
        </w:numPr>
        <w:rPr>
          <w:ins w:id="3758" w:author="Lưu Gia Huy" w:date="2023-06-24T08:10:00Z"/>
          <w:rFonts w:ascii="Times New Roman" w:hAnsi="Times New Roman" w:cs="Times New Roman"/>
          <w:rPrChange w:id="3759" w:author="Lưu Gia Huy" w:date="2023-06-25T11:57:00Z">
            <w:rPr>
              <w:ins w:id="3760" w:author="Lưu Gia Huy" w:date="2023-06-24T08:10:00Z"/>
            </w:rPr>
          </w:rPrChange>
        </w:rPr>
      </w:pPr>
      <w:ins w:id="3761" w:author="Lưu Gia Huy" w:date="2023-06-24T10:05:00Z">
        <w:r>
          <w:rPr>
            <w:rFonts w:ascii="Times New Roman" w:hAnsi="Times New Roman" w:cs="Times New Roman"/>
            <w:noProof/>
            <w:rPrChange w:id="3762" w:author="Lưu Gia Huy" w:date="2023-06-25T11:57:00Z">
              <w:rPr>
                <w:noProof/>
              </w:rPr>
            </w:rPrChange>
          </w:rPr>
          <w:drawing>
            <wp:inline distT="0" distB="0" distL="114300" distR="114300" wp14:anchorId="03EB5861" wp14:editId="76AA2700">
              <wp:extent cx="5577205" cy="1367155"/>
              <wp:effectExtent l="0" t="0" r="635" b="4445"/>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41"/>
                      <a:stretch>
                        <a:fillRect/>
                      </a:stretch>
                    </pic:blipFill>
                    <pic:spPr>
                      <a:xfrm>
                        <a:off x="0" y="0"/>
                        <a:ext cx="5577205" cy="1367155"/>
                      </a:xfrm>
                      <a:prstGeom prst="rect">
                        <a:avLst/>
                      </a:prstGeom>
                      <a:noFill/>
                      <a:ln>
                        <a:noFill/>
                      </a:ln>
                    </pic:spPr>
                  </pic:pic>
                </a:graphicData>
              </a:graphic>
            </wp:inline>
          </w:drawing>
        </w:r>
      </w:ins>
    </w:p>
    <w:p w14:paraId="7F02D6FB" w14:textId="77777777" w:rsidR="00501C7E" w:rsidRPr="00501C7E" w:rsidRDefault="00501C7E" w:rsidP="00501C7E">
      <w:pPr>
        <w:numPr>
          <w:ilvl w:val="255"/>
          <w:numId w:val="0"/>
        </w:numPr>
        <w:rPr>
          <w:ins w:id="3763" w:author="Lưu Gia Huy" w:date="2023-06-23T16:38:00Z"/>
          <w:rFonts w:ascii="Times New Roman" w:hAnsi="Times New Roman" w:cs="Times New Roman"/>
          <w:rPrChange w:id="3764" w:author="Lưu Gia Huy" w:date="2023-06-25T11:57:00Z">
            <w:rPr>
              <w:ins w:id="3765" w:author="Lưu Gia Huy" w:date="2023-06-23T16:38:00Z"/>
            </w:rPr>
          </w:rPrChange>
        </w:rPr>
        <w:pPrChange w:id="3766" w:author="Lưu Gia Huy" w:date="2023-06-25T12:00:00Z">
          <w:pPr>
            <w:pStyle w:val="Heading2"/>
            <w:numPr>
              <w:ilvl w:val="255"/>
              <w:numId w:val="0"/>
            </w:numPr>
            <w:ind w:left="0" w:firstLine="0"/>
          </w:pPr>
        </w:pPrChange>
      </w:pPr>
    </w:p>
    <w:p w14:paraId="2AFE6581" w14:textId="77777777" w:rsidR="00501C7E" w:rsidRPr="00501C7E" w:rsidRDefault="00000000" w:rsidP="00501C7E">
      <w:pPr>
        <w:pStyle w:val="Heading3"/>
        <w:numPr>
          <w:ins w:id="3767" w:author="Lưu Gia Huy" w:date="2023-06-25T13:53:00Z"/>
        </w:numPr>
        <w:ind w:left="0"/>
        <w:rPr>
          <w:ins w:id="3768" w:author="Lưu Gia Huy" w:date="2023-06-23T16:37:00Z"/>
          <w:rFonts w:ascii="Times New Roman" w:hAnsi="Times New Roman" w:cs="Times New Roman"/>
          <w:rPrChange w:id="3769" w:author="Lưu Gia Huy" w:date="2023-06-25T11:57:00Z">
            <w:rPr>
              <w:ins w:id="3770" w:author="Lưu Gia Huy" w:date="2023-06-23T16:37:00Z"/>
            </w:rPr>
          </w:rPrChange>
        </w:rPr>
        <w:pPrChange w:id="3771" w:author="Lưu Gia Huy" w:date="2023-06-25T13:53:00Z">
          <w:pPr/>
        </w:pPrChange>
      </w:pPr>
      <w:bookmarkStart w:id="3772" w:name="_Toc138588534"/>
      <w:ins w:id="3773" w:author="Lưu Gia Huy" w:date="2023-06-25T11:24:00Z">
        <w:r>
          <w:rPr>
            <w:rFonts w:ascii="Times New Roman" w:hAnsi="Times New Roman" w:cs="Times New Roman"/>
          </w:rPr>
          <w:t>Completion time</w:t>
        </w:r>
      </w:ins>
      <w:bookmarkEnd w:id="3772"/>
    </w:p>
    <w:p w14:paraId="7C88C553" w14:textId="77777777" w:rsidR="00501C7E" w:rsidRDefault="00000000" w:rsidP="00501C7E">
      <w:pPr>
        <w:pStyle w:val="ListParagraph"/>
        <w:numPr>
          <w:ilvl w:val="0"/>
          <w:numId w:val="31"/>
          <w:ins w:id="3774" w:author="Lưu Gia Huy" w:date="2023-06-25T13:53:00Z"/>
        </w:numPr>
        <w:spacing w:line="360" w:lineRule="auto"/>
        <w:ind w:left="0"/>
        <w:rPr>
          <w:ins w:id="3775" w:author="Lưu Gia Huy" w:date="2023-06-25T11:25:00Z"/>
        </w:rPr>
        <w:pPrChange w:id="3776" w:author="Lưu Gia Huy" w:date="2023-06-25T13:53:00Z">
          <w:pPr>
            <w:pStyle w:val="Heading2"/>
          </w:pPr>
        </w:pPrChange>
      </w:pPr>
      <w:ins w:id="3777" w:author="Lưu Gia Huy" w:date="2023-06-25T11:25:00Z">
        <w:r>
          <w:t>The completion time for the case where target = 0 is: 6102.39s, equivalent to 1 hour and 41 minutes.</w:t>
        </w:r>
      </w:ins>
    </w:p>
    <w:p w14:paraId="2606FB96" w14:textId="77777777" w:rsidR="00501C7E" w:rsidRDefault="00000000" w:rsidP="00501C7E">
      <w:pPr>
        <w:pStyle w:val="ListParagraph"/>
        <w:numPr>
          <w:ilvl w:val="0"/>
          <w:numId w:val="31"/>
          <w:ins w:id="3778" w:author="Lưu Gia Huy" w:date="2023-06-25T13:53:00Z"/>
        </w:numPr>
        <w:spacing w:line="360" w:lineRule="auto"/>
        <w:ind w:left="0"/>
        <w:rPr>
          <w:ins w:id="3779" w:author="Lưu Gia Huy" w:date="2023-06-25T11:25:00Z"/>
        </w:rPr>
        <w:pPrChange w:id="3780" w:author="Lưu Gia Huy" w:date="2023-06-25T13:53:00Z">
          <w:pPr>
            <w:pStyle w:val="Heading2"/>
          </w:pPr>
        </w:pPrChange>
      </w:pPr>
      <w:ins w:id="3781" w:author="Lưu Gia Huy" w:date="2023-06-25T11:25:00Z">
        <w:r>
          <w:t>The completion time for the case where target = 1 is: 5680.6s, equivalent to 1 hour and 34 minutes</w:t>
        </w:r>
      </w:ins>
      <w:ins w:id="3782" w:author="Lưu Gia Huy" w:date="2023-06-24T08:11:00Z">
        <w:r>
          <w:t>.</w:t>
        </w:r>
      </w:ins>
    </w:p>
    <w:p w14:paraId="74EE7BD6" w14:textId="77777777" w:rsidR="00501C7E" w:rsidRPr="00501C7E" w:rsidRDefault="00501C7E" w:rsidP="00501C7E">
      <w:pPr>
        <w:numPr>
          <w:ins w:id="3783" w:author="Lưu Gia Huy" w:date="1900-01-01T00:00:00Z"/>
        </w:numPr>
        <w:rPr>
          <w:del w:id="3784" w:author="Lưu Gia Huy" w:date="2023-06-24T08:30:00Z"/>
          <w:rFonts w:ascii="Times New Roman" w:hAnsi="Times New Roman" w:cs="Times New Roman"/>
          <w:rPrChange w:id="3785" w:author="Lưu Gia Huy" w:date="2023-06-25T11:57:00Z">
            <w:rPr>
              <w:del w:id="3786" w:author="Lưu Gia Huy" w:date="2023-06-24T08:30:00Z"/>
            </w:rPr>
          </w:rPrChange>
        </w:rPr>
        <w:pPrChange w:id="3787" w:author="Lưu Gia Huy" w:date="2023-06-25T13:53:00Z">
          <w:pPr>
            <w:pStyle w:val="Heading2"/>
          </w:pPr>
        </w:pPrChange>
      </w:pPr>
    </w:p>
    <w:p w14:paraId="7C11B27B" w14:textId="77777777" w:rsidR="00501C7E" w:rsidRPr="00501C7E" w:rsidRDefault="00501C7E" w:rsidP="00501C7E">
      <w:pPr>
        <w:pStyle w:val="Heading2"/>
        <w:numPr>
          <w:ins w:id="3788" w:author="Lưu Gia Huy" w:date="2023-06-25T13:53:00Z"/>
        </w:numPr>
        <w:ind w:left="0"/>
        <w:rPr>
          <w:del w:id="3789" w:author="Lưu Gia Huy" w:date="2023-06-24T08:30:00Z"/>
          <w:rFonts w:ascii="Times New Roman" w:hAnsi="Times New Roman" w:cs="Times New Roman"/>
          <w:rPrChange w:id="3790" w:author="Lưu Gia Huy" w:date="2023-06-25T11:57:00Z">
            <w:rPr>
              <w:del w:id="3791" w:author="Lưu Gia Huy" w:date="2023-06-24T08:30:00Z"/>
            </w:rPr>
          </w:rPrChange>
        </w:rPr>
        <w:pPrChange w:id="3792" w:author="Lưu Gia Huy" w:date="2023-06-25T13:53:00Z">
          <w:pPr>
            <w:pStyle w:val="Heading2"/>
          </w:pPr>
        </w:pPrChange>
      </w:pPr>
      <w:bookmarkStart w:id="3793" w:name="_Toc138585319"/>
      <w:bookmarkStart w:id="3794" w:name="_Toc138586136"/>
      <w:bookmarkStart w:id="3795" w:name="_Toc138586281"/>
      <w:bookmarkStart w:id="3796" w:name="_Toc138586374"/>
      <w:bookmarkEnd w:id="3793"/>
      <w:bookmarkEnd w:id="3794"/>
      <w:bookmarkEnd w:id="3795"/>
      <w:bookmarkEnd w:id="3796"/>
    </w:p>
    <w:p w14:paraId="4DF90EB2" w14:textId="77777777" w:rsidR="00501C7E" w:rsidRPr="00501C7E" w:rsidRDefault="00501C7E" w:rsidP="00501C7E">
      <w:pPr>
        <w:numPr>
          <w:ins w:id="3797" w:author="Lưu Gia Huy" w:date="1900-01-01T00:00:00Z"/>
        </w:numPr>
        <w:rPr>
          <w:ins w:id="3798" w:author="Lưu Gia Huy" w:date="2023-06-25T11:52:00Z"/>
          <w:rFonts w:ascii="Times New Roman" w:hAnsi="Times New Roman" w:cs="Times New Roman"/>
          <w:lang w:val="en-US"/>
          <w:rPrChange w:id="3799" w:author="Lưu Gia Huy" w:date="2023-06-25T11:57:00Z">
            <w:rPr>
              <w:ins w:id="3800" w:author="Lưu Gia Huy" w:date="2023-06-25T11:52:00Z"/>
              <w:lang w:val="en-US"/>
            </w:rPr>
          </w:rPrChange>
        </w:rPr>
        <w:pPrChange w:id="3801" w:author="Lưu Gia Huy" w:date="2023-06-25T13:53:00Z">
          <w:pPr>
            <w:pStyle w:val="Heading2"/>
          </w:pPr>
        </w:pPrChange>
      </w:pPr>
    </w:p>
    <w:p w14:paraId="66B59FCC" w14:textId="77777777" w:rsidR="00501C7E" w:rsidRPr="00501C7E" w:rsidRDefault="00000000" w:rsidP="00501C7E">
      <w:pPr>
        <w:pStyle w:val="Heading2"/>
        <w:numPr>
          <w:ins w:id="3802" w:author="Lưu Gia Huy" w:date="2023-06-25T13:53:00Z"/>
        </w:numPr>
        <w:ind w:left="0"/>
        <w:rPr>
          <w:rFonts w:ascii="Times New Roman" w:hAnsi="Times New Roman" w:cs="Times New Roman"/>
          <w:lang w:val="en-US"/>
          <w:rPrChange w:id="3803" w:author="Lưu Gia Huy" w:date="2023-06-25T11:57:00Z">
            <w:rPr>
              <w:lang w:val="en-US"/>
            </w:rPr>
          </w:rPrChange>
        </w:rPr>
        <w:pPrChange w:id="3804" w:author="Lưu Gia Huy" w:date="2023-06-25T13:53:00Z">
          <w:pPr/>
        </w:pPrChange>
      </w:pPr>
      <w:bookmarkStart w:id="3805" w:name="_Toc138588535"/>
      <w:ins w:id="3806" w:author="Lưu Gia Huy" w:date="2023-06-25T11:53:00Z">
        <w:r>
          <w:rPr>
            <w:rFonts w:ascii="Times New Roman" w:hAnsi="Times New Roman" w:cs="Times New Roman"/>
            <w:rPrChange w:id="3807" w:author="Lưu Gia Huy" w:date="2023-06-25T11:57:00Z">
              <w:rPr/>
            </w:rPrChange>
          </w:rPr>
          <w:t>Comparison</w:t>
        </w:r>
      </w:ins>
      <w:bookmarkEnd w:id="3805"/>
    </w:p>
    <w:tbl>
      <w:tblPr>
        <w:tblStyle w:val="TableGrid"/>
        <w:tblW w:w="8791" w:type="dxa"/>
        <w:tblLayout w:type="fixed"/>
        <w:tblLook w:val="04A0" w:firstRow="1" w:lastRow="0" w:firstColumn="1" w:lastColumn="0" w:noHBand="0" w:noVBand="1"/>
        <w:tblPrChange w:id="3808" w:author="Lưu Gia Huy" w:date="2023-06-24T10:11:00Z">
          <w:tblPr>
            <w:tblStyle w:val="TableGrid"/>
            <w:tblW w:w="10683" w:type="dxa"/>
            <w:tblLayout w:type="fixed"/>
            <w:tblLook w:val="04A0" w:firstRow="1" w:lastRow="0" w:firstColumn="1" w:lastColumn="0" w:noHBand="0" w:noVBand="1"/>
          </w:tblPr>
        </w:tblPrChange>
      </w:tblPr>
      <w:tblGrid>
        <w:gridCol w:w="2621"/>
        <w:gridCol w:w="1720"/>
        <w:gridCol w:w="1570"/>
        <w:gridCol w:w="1330"/>
        <w:gridCol w:w="1550"/>
        <w:tblGridChange w:id="3809">
          <w:tblGrid>
            <w:gridCol w:w="3981"/>
            <w:gridCol w:w="1660"/>
            <w:gridCol w:w="1680"/>
            <w:gridCol w:w="1680"/>
            <w:gridCol w:w="1682"/>
          </w:tblGrid>
        </w:tblGridChange>
      </w:tblGrid>
      <w:tr w:rsidR="00501C7E" w14:paraId="054E27A5" w14:textId="77777777" w:rsidTr="00501C7E">
        <w:trPr>
          <w:trHeight w:val="956"/>
          <w:ins w:id="3810" w:author="Lưu Gia Huy" w:date="2023-06-24T08:16:00Z"/>
        </w:trPr>
        <w:tc>
          <w:tcPr>
            <w:tcW w:w="2621" w:type="dxa"/>
            <w:tcPrChange w:id="3811" w:author="Lưu Gia Huy" w:date="2023-06-24T10:11:00Z">
              <w:tcPr>
                <w:tcW w:w="3981" w:type="dxa"/>
              </w:tcPr>
            </w:tcPrChange>
          </w:tcPr>
          <w:p w14:paraId="60C04CD8" w14:textId="77777777" w:rsidR="00501C7E" w:rsidRDefault="00501C7E">
            <w:pPr>
              <w:rPr>
                <w:ins w:id="3812" w:author="Lưu Gia Huy" w:date="2023-06-24T08:16:00Z"/>
                <w:rFonts w:ascii="Times New Roman" w:hAnsi="Times New Roman" w:cs="Times New Roman"/>
                <w:lang w:val="en-US" w:eastAsia="vi-VN"/>
              </w:rPr>
            </w:pPr>
          </w:p>
        </w:tc>
        <w:tc>
          <w:tcPr>
            <w:tcW w:w="1720" w:type="dxa"/>
            <w:tcPrChange w:id="3813" w:author="Lưu Gia Huy" w:date="2023-06-24T10:11:00Z">
              <w:tcPr>
                <w:tcW w:w="1660" w:type="dxa"/>
              </w:tcPr>
            </w:tcPrChange>
          </w:tcPr>
          <w:p w14:paraId="4C50DE59" w14:textId="77777777" w:rsidR="00501C7E" w:rsidRDefault="00000000">
            <w:pPr>
              <w:rPr>
                <w:ins w:id="3814" w:author="Lưu Gia Huy" w:date="2023-06-24T08:16:00Z"/>
                <w:rFonts w:ascii="Times New Roman" w:hAnsi="Times New Roman" w:cs="Times New Roman"/>
                <w:lang w:eastAsia="vi-VN"/>
              </w:rPr>
            </w:pPr>
            <w:ins w:id="3815" w:author="Lưu Gia Huy" w:date="2023-06-24T08:16:00Z">
              <w:r>
                <w:rPr>
                  <w:rFonts w:ascii="Times New Roman" w:hAnsi="Times New Roman" w:cs="Times New Roman"/>
                  <w:lang w:eastAsia="vi-VN"/>
                </w:rPr>
                <w:t>Target</w:t>
              </w:r>
            </w:ins>
            <w:ins w:id="3816" w:author="Lưu Gia Huy" w:date="2023-06-24T08:17:00Z">
              <w:r>
                <w:rPr>
                  <w:rFonts w:ascii="Times New Roman" w:hAnsi="Times New Roman" w:cs="Times New Roman"/>
                  <w:lang w:eastAsia="vi-VN"/>
                </w:rPr>
                <w:t>=0</w:t>
              </w:r>
            </w:ins>
          </w:p>
        </w:tc>
        <w:tc>
          <w:tcPr>
            <w:tcW w:w="1570" w:type="dxa"/>
            <w:tcPrChange w:id="3817" w:author="Lưu Gia Huy" w:date="2023-06-24T10:11:00Z">
              <w:tcPr>
                <w:tcW w:w="1680" w:type="dxa"/>
              </w:tcPr>
            </w:tcPrChange>
          </w:tcPr>
          <w:p w14:paraId="556EDB0A" w14:textId="77777777" w:rsidR="00501C7E" w:rsidRDefault="00000000">
            <w:pPr>
              <w:rPr>
                <w:ins w:id="3818" w:author="Lưu Gia Huy" w:date="2023-06-24T08:16:00Z"/>
                <w:rFonts w:ascii="Times New Roman" w:hAnsi="Times New Roman" w:cs="Times New Roman"/>
                <w:lang w:eastAsia="vi-VN"/>
              </w:rPr>
            </w:pPr>
            <w:ins w:id="3819" w:author="Lưu Gia Huy" w:date="2023-06-24T10:08:00Z">
              <w:r>
                <w:rPr>
                  <w:rFonts w:ascii="Times New Roman" w:hAnsi="Times New Roman" w:cs="Times New Roman"/>
                  <w:lang w:eastAsia="vi-VN"/>
                </w:rPr>
                <w:t>Run time(s)</w:t>
              </w:r>
            </w:ins>
          </w:p>
        </w:tc>
        <w:tc>
          <w:tcPr>
            <w:tcW w:w="1330" w:type="dxa"/>
            <w:tcPrChange w:id="3820" w:author="Lưu Gia Huy" w:date="2023-06-24T10:11:00Z">
              <w:tcPr>
                <w:tcW w:w="1680" w:type="dxa"/>
              </w:tcPr>
            </w:tcPrChange>
          </w:tcPr>
          <w:p w14:paraId="18D5FF41" w14:textId="77777777" w:rsidR="00501C7E" w:rsidRDefault="00000000">
            <w:pPr>
              <w:rPr>
                <w:ins w:id="3821" w:author="Lưu Gia Huy" w:date="2023-06-24T08:16:00Z"/>
                <w:rFonts w:ascii="Times New Roman" w:hAnsi="Times New Roman" w:cs="Times New Roman"/>
                <w:lang w:eastAsia="vi-VN"/>
              </w:rPr>
            </w:pPr>
            <w:ins w:id="3822" w:author="Lưu Gia Huy" w:date="2023-06-24T08:17:00Z">
              <w:r>
                <w:rPr>
                  <w:rFonts w:ascii="Times New Roman" w:hAnsi="Times New Roman" w:cs="Times New Roman"/>
                  <w:lang w:eastAsia="vi-VN"/>
                </w:rPr>
                <w:t xml:space="preserve">Target=1 </w:t>
              </w:r>
            </w:ins>
          </w:p>
        </w:tc>
        <w:tc>
          <w:tcPr>
            <w:tcW w:w="1550" w:type="dxa"/>
            <w:tcPrChange w:id="3823" w:author="Lưu Gia Huy" w:date="2023-06-24T10:11:00Z">
              <w:tcPr>
                <w:tcW w:w="1682" w:type="dxa"/>
              </w:tcPr>
            </w:tcPrChange>
          </w:tcPr>
          <w:p w14:paraId="64AE1450" w14:textId="77777777" w:rsidR="00501C7E" w:rsidRDefault="00000000">
            <w:pPr>
              <w:rPr>
                <w:ins w:id="3824" w:author="Lưu Gia Huy" w:date="2023-06-24T08:16:00Z"/>
                <w:rFonts w:ascii="Times New Roman" w:hAnsi="Times New Roman" w:cs="Times New Roman"/>
                <w:lang w:eastAsia="vi-VN"/>
              </w:rPr>
            </w:pPr>
            <w:ins w:id="3825" w:author="Lưu Gia Huy" w:date="2023-06-24T08:29:00Z">
              <w:r>
                <w:rPr>
                  <w:rFonts w:ascii="Times New Roman" w:hAnsi="Times New Roman" w:cs="Times New Roman"/>
                  <w:lang w:eastAsia="vi-VN"/>
                </w:rPr>
                <w:t>Run time</w:t>
              </w:r>
            </w:ins>
            <w:ins w:id="3826" w:author="Lưu Gia Huy" w:date="2023-06-24T08:30:00Z">
              <w:r>
                <w:rPr>
                  <w:rFonts w:ascii="Times New Roman" w:hAnsi="Times New Roman" w:cs="Times New Roman"/>
                  <w:lang w:eastAsia="vi-VN"/>
                </w:rPr>
                <w:t>(s)</w:t>
              </w:r>
            </w:ins>
          </w:p>
        </w:tc>
      </w:tr>
      <w:tr w:rsidR="00501C7E" w14:paraId="4A29EE1A" w14:textId="77777777" w:rsidTr="00501C7E">
        <w:trPr>
          <w:trHeight w:val="539"/>
          <w:ins w:id="3827" w:author="Lưu Gia Huy" w:date="2023-06-24T08:16:00Z"/>
        </w:trPr>
        <w:tc>
          <w:tcPr>
            <w:tcW w:w="2621" w:type="dxa"/>
            <w:tcPrChange w:id="3828" w:author="Lưu Gia Huy" w:date="2023-06-24T10:11:00Z">
              <w:tcPr>
                <w:tcW w:w="3981" w:type="dxa"/>
              </w:tcPr>
            </w:tcPrChange>
          </w:tcPr>
          <w:p w14:paraId="22538B9B" w14:textId="77777777" w:rsidR="00501C7E" w:rsidRDefault="00000000">
            <w:pPr>
              <w:rPr>
                <w:ins w:id="3829" w:author="Lưu Gia Huy" w:date="2023-06-24T10:09:00Z"/>
                <w:rFonts w:ascii="Times New Roman" w:hAnsi="Times New Roman" w:cs="Times New Roman"/>
                <w:lang w:eastAsia="vi-VN"/>
              </w:rPr>
            </w:pPr>
            <w:ins w:id="3830" w:author="Lưu Gia Huy" w:date="2023-06-24T08:29:00Z">
              <w:r>
                <w:rPr>
                  <w:rFonts w:ascii="Times New Roman" w:hAnsi="Times New Roman" w:cs="Times New Roman"/>
                  <w:lang w:eastAsia="vi-VN"/>
                </w:rPr>
                <w:t xml:space="preserve">Random forest with </w:t>
              </w:r>
            </w:ins>
          </w:p>
          <w:p w14:paraId="7A1F88A8" w14:textId="77777777" w:rsidR="00501C7E" w:rsidRDefault="00000000">
            <w:pPr>
              <w:rPr>
                <w:ins w:id="3831" w:author="Lưu Gia Huy" w:date="2023-06-24T08:16:00Z"/>
                <w:rFonts w:ascii="Times New Roman" w:hAnsi="Times New Roman" w:cs="Times New Roman"/>
                <w:lang w:eastAsia="vi-VN"/>
              </w:rPr>
            </w:pPr>
            <w:ins w:id="3832" w:author="Lưu Gia Huy" w:date="2023-06-24T08:29:00Z">
              <w:r>
                <w:rPr>
                  <w:rFonts w:ascii="Times New Roman" w:hAnsi="Times New Roman" w:cs="Times New Roman"/>
                  <w:lang w:eastAsia="vi-VN"/>
                </w:rPr>
                <w:t xml:space="preserve">CKKS </w:t>
              </w:r>
            </w:ins>
            <w:ins w:id="3833" w:author="Lưu Gia Huy" w:date="2023-06-24T08:30:00Z">
              <w:r>
                <w:rPr>
                  <w:rFonts w:ascii="Times New Roman" w:hAnsi="Times New Roman" w:cs="Times New Roman"/>
                  <w:lang w:eastAsia="vi-VN"/>
                </w:rPr>
                <w:t>scheme</w:t>
              </w:r>
            </w:ins>
          </w:p>
        </w:tc>
        <w:tc>
          <w:tcPr>
            <w:tcW w:w="1720" w:type="dxa"/>
            <w:tcPrChange w:id="3834" w:author="Lưu Gia Huy" w:date="2023-06-24T10:11:00Z">
              <w:tcPr>
                <w:tcW w:w="1660" w:type="dxa"/>
              </w:tcPr>
            </w:tcPrChange>
          </w:tcPr>
          <w:p w14:paraId="26CA7C96" w14:textId="77777777" w:rsidR="00501C7E" w:rsidRDefault="00000000" w:rsidP="00501C7E">
            <w:pPr>
              <w:jc w:val="center"/>
              <w:rPr>
                <w:ins w:id="3835" w:author="Lưu Gia Huy" w:date="2023-06-24T08:16:00Z"/>
                <w:rFonts w:ascii="Times New Roman" w:hAnsi="Times New Roman" w:cs="Times New Roman"/>
                <w:szCs w:val="26"/>
                <w:lang w:eastAsia="vi-VN"/>
              </w:rPr>
              <w:pPrChange w:id="3836" w:author="Lưu Gia Huy" w:date="2023-06-25T12:00:00Z">
                <w:pPr/>
              </w:pPrChange>
            </w:pPr>
            <w:ins w:id="3837" w:author="Lưu Gia Huy" w:date="2023-06-24T10:09:00Z">
              <w:r>
                <w:rPr>
                  <w:rFonts w:ascii="Times New Roman" w:hAnsi="Times New Roman" w:cs="Times New Roman"/>
                  <w:szCs w:val="26"/>
                  <w:lang w:eastAsia="vi-VN"/>
                </w:rPr>
                <w:t>0.4</w:t>
              </w:r>
            </w:ins>
          </w:p>
        </w:tc>
        <w:tc>
          <w:tcPr>
            <w:tcW w:w="1570" w:type="dxa"/>
            <w:tcPrChange w:id="3838" w:author="Lưu Gia Huy" w:date="2023-06-24T10:11:00Z">
              <w:tcPr>
                <w:tcW w:w="1680" w:type="dxa"/>
              </w:tcPr>
            </w:tcPrChange>
          </w:tcPr>
          <w:p w14:paraId="411A3B2B" w14:textId="77777777" w:rsidR="00501C7E" w:rsidRPr="00501C7E" w:rsidRDefault="00000000" w:rsidP="00501C7E">
            <w:pPr>
              <w:spacing w:after="0"/>
              <w:jc w:val="center"/>
              <w:rPr>
                <w:ins w:id="3839" w:author="Lưu Gia Huy" w:date="2023-06-24T10:10:00Z"/>
                <w:rFonts w:ascii="Times New Roman" w:hAnsi="Times New Roman" w:cs="Times New Roman"/>
                <w:szCs w:val="26"/>
                <w:lang w:eastAsia="vi-VN"/>
                <w:rPrChange w:id="3840" w:author="Lưu Gia Huy" w:date="2023-06-25T11:57:00Z">
                  <w:rPr>
                    <w:ins w:id="3841" w:author="Lưu Gia Huy" w:date="2023-06-24T10:10:00Z"/>
                  </w:rPr>
                </w:rPrChange>
              </w:rPr>
              <w:pPrChange w:id="3842" w:author="Lưu Gia Huy" w:date="2023-06-25T12:00:00Z">
                <w:pPr>
                  <w:spacing w:after="0"/>
                  <w:jc w:val="both"/>
                </w:pPr>
              </w:pPrChange>
            </w:pPr>
            <w:ins w:id="3843" w:author="Lưu Gia Huy" w:date="2023-06-24T10:10:00Z">
              <w:r>
                <w:rPr>
                  <w:rFonts w:ascii="Times New Roman" w:eastAsia="SimSun" w:hAnsi="Times New Roman" w:cs="Times New Roman"/>
                  <w:kern w:val="2"/>
                  <w:szCs w:val="26"/>
                  <w:lang w:val="en-US" w:eastAsia="zh-CN" w:bidi="ar"/>
                  <w:rPrChange w:id="3844" w:author="Lưu Gia Huy" w:date="2023-06-25T11:57:00Z">
                    <w:rPr>
                      <w:rFonts w:ascii="Times New Roman" w:eastAsia="SimSun" w:hAnsi="Times New Roman" w:cs="Times New Roman"/>
                      <w:kern w:val="2"/>
                      <w:sz w:val="21"/>
                      <w:szCs w:val="21"/>
                      <w:lang w:val="en-US" w:eastAsia="zh-CN" w:bidi="ar"/>
                    </w:rPr>
                  </w:rPrChange>
                </w:rPr>
                <w:t>6205.93</w:t>
              </w:r>
            </w:ins>
          </w:p>
          <w:p w14:paraId="265CAEB3" w14:textId="77777777" w:rsidR="00501C7E" w:rsidRDefault="00501C7E" w:rsidP="00501C7E">
            <w:pPr>
              <w:jc w:val="center"/>
              <w:rPr>
                <w:ins w:id="3845" w:author="Lưu Gia Huy" w:date="2023-06-24T08:16:00Z"/>
                <w:rFonts w:ascii="Times New Roman" w:hAnsi="Times New Roman" w:cs="Times New Roman"/>
                <w:szCs w:val="26"/>
                <w:lang w:val="en-US" w:eastAsia="vi-VN"/>
              </w:rPr>
              <w:pPrChange w:id="3846" w:author="Lưu Gia Huy" w:date="2023-06-25T12:00:00Z">
                <w:pPr/>
              </w:pPrChange>
            </w:pPr>
          </w:p>
        </w:tc>
        <w:tc>
          <w:tcPr>
            <w:tcW w:w="1330" w:type="dxa"/>
            <w:tcPrChange w:id="3847" w:author="Lưu Gia Huy" w:date="2023-06-24T10:11:00Z">
              <w:tcPr>
                <w:tcW w:w="1680" w:type="dxa"/>
              </w:tcPr>
            </w:tcPrChange>
          </w:tcPr>
          <w:p w14:paraId="4CA6C6D8" w14:textId="77777777" w:rsidR="00501C7E" w:rsidRDefault="00000000" w:rsidP="00501C7E">
            <w:pPr>
              <w:jc w:val="center"/>
              <w:rPr>
                <w:ins w:id="3848" w:author="Lưu Gia Huy" w:date="2023-06-24T08:16:00Z"/>
                <w:rFonts w:ascii="Times New Roman" w:hAnsi="Times New Roman" w:cs="Times New Roman"/>
                <w:szCs w:val="26"/>
                <w:lang w:eastAsia="vi-VN"/>
              </w:rPr>
              <w:pPrChange w:id="3849" w:author="Lưu Gia Huy" w:date="2023-06-25T12:00:00Z">
                <w:pPr/>
              </w:pPrChange>
            </w:pPr>
            <w:ins w:id="3850" w:author="Lưu Gia Huy" w:date="2023-06-24T10:09:00Z">
              <w:r>
                <w:rPr>
                  <w:rFonts w:ascii="Times New Roman" w:hAnsi="Times New Roman" w:cs="Times New Roman"/>
                  <w:szCs w:val="26"/>
                  <w:lang w:eastAsia="vi-VN"/>
                </w:rPr>
                <w:t>0.8</w:t>
              </w:r>
            </w:ins>
          </w:p>
        </w:tc>
        <w:tc>
          <w:tcPr>
            <w:tcW w:w="1550" w:type="dxa"/>
            <w:tcPrChange w:id="3851" w:author="Lưu Gia Huy" w:date="2023-06-24T10:11:00Z">
              <w:tcPr>
                <w:tcW w:w="1682" w:type="dxa"/>
              </w:tcPr>
            </w:tcPrChange>
          </w:tcPr>
          <w:p w14:paraId="352720B0" w14:textId="77777777" w:rsidR="00501C7E" w:rsidRPr="00501C7E" w:rsidRDefault="00000000" w:rsidP="00501C7E">
            <w:pPr>
              <w:spacing w:after="0"/>
              <w:jc w:val="center"/>
              <w:rPr>
                <w:ins w:id="3852" w:author="Lưu Gia Huy" w:date="2023-06-24T10:10:00Z"/>
                <w:rFonts w:ascii="Times New Roman" w:hAnsi="Times New Roman" w:cs="Times New Roman"/>
                <w:szCs w:val="26"/>
                <w:lang w:eastAsia="vi-VN"/>
                <w:rPrChange w:id="3853" w:author="Lưu Gia Huy" w:date="2023-06-25T11:57:00Z">
                  <w:rPr>
                    <w:ins w:id="3854" w:author="Lưu Gia Huy" w:date="2023-06-24T10:10:00Z"/>
                  </w:rPr>
                </w:rPrChange>
              </w:rPr>
              <w:pPrChange w:id="3855" w:author="Lưu Gia Huy" w:date="2023-06-25T12:00:00Z">
                <w:pPr>
                  <w:spacing w:after="0"/>
                  <w:jc w:val="both"/>
                </w:pPr>
              </w:pPrChange>
            </w:pPr>
            <w:ins w:id="3856" w:author="Lưu Gia Huy" w:date="2023-06-24T10:10:00Z">
              <w:r>
                <w:rPr>
                  <w:rFonts w:ascii="Times New Roman" w:eastAsia="SimSun" w:hAnsi="Times New Roman" w:cs="Times New Roman"/>
                  <w:kern w:val="2"/>
                  <w:szCs w:val="26"/>
                  <w:lang w:val="en-US" w:eastAsia="zh-CN" w:bidi="ar"/>
                  <w:rPrChange w:id="3857" w:author="Lưu Gia Huy" w:date="2023-06-25T11:57:00Z">
                    <w:rPr>
                      <w:rFonts w:ascii="Times New Roman" w:eastAsia="SimSun" w:hAnsi="Times New Roman" w:cs="Times New Roman"/>
                      <w:kern w:val="2"/>
                      <w:sz w:val="21"/>
                      <w:szCs w:val="21"/>
                      <w:lang w:val="en-US" w:eastAsia="zh-CN" w:bidi="ar"/>
                    </w:rPr>
                  </w:rPrChange>
                </w:rPr>
                <w:t>5781.97</w:t>
              </w:r>
            </w:ins>
          </w:p>
          <w:p w14:paraId="391DE012" w14:textId="77777777" w:rsidR="00501C7E" w:rsidRDefault="00501C7E" w:rsidP="00501C7E">
            <w:pPr>
              <w:jc w:val="center"/>
              <w:rPr>
                <w:ins w:id="3858" w:author="Lưu Gia Huy" w:date="2023-06-24T08:16:00Z"/>
                <w:rFonts w:ascii="Times New Roman" w:hAnsi="Times New Roman" w:cs="Times New Roman"/>
                <w:szCs w:val="26"/>
                <w:lang w:val="en-US" w:eastAsia="vi-VN"/>
              </w:rPr>
              <w:pPrChange w:id="3859" w:author="Lưu Gia Huy" w:date="2023-06-25T12:00:00Z">
                <w:pPr/>
              </w:pPrChange>
            </w:pPr>
          </w:p>
        </w:tc>
      </w:tr>
      <w:tr w:rsidR="00501C7E" w14:paraId="573DE977" w14:textId="77777777" w:rsidTr="00501C7E">
        <w:trPr>
          <w:trHeight w:val="548"/>
          <w:ins w:id="3860" w:author="Lưu Gia Huy" w:date="2023-06-24T08:16:00Z"/>
        </w:trPr>
        <w:tc>
          <w:tcPr>
            <w:tcW w:w="2621" w:type="dxa"/>
            <w:tcPrChange w:id="3861" w:author="Lưu Gia Huy" w:date="2023-06-24T10:11:00Z">
              <w:tcPr>
                <w:tcW w:w="3981" w:type="dxa"/>
              </w:tcPr>
            </w:tcPrChange>
          </w:tcPr>
          <w:p w14:paraId="45A033F0" w14:textId="77777777" w:rsidR="00501C7E" w:rsidRDefault="00000000">
            <w:pPr>
              <w:rPr>
                <w:ins w:id="3862" w:author="Lưu Gia Huy" w:date="2023-06-24T10:09:00Z"/>
                <w:rFonts w:ascii="Times New Roman" w:hAnsi="Times New Roman" w:cs="Times New Roman"/>
                <w:lang w:eastAsia="vi-VN"/>
              </w:rPr>
            </w:pPr>
            <w:ins w:id="3863" w:author="Lưu Gia Huy" w:date="2023-06-24T08:30:00Z">
              <w:r>
                <w:rPr>
                  <w:rFonts w:ascii="Times New Roman" w:hAnsi="Times New Roman" w:cs="Times New Roman"/>
                  <w:lang w:eastAsia="vi-VN"/>
                </w:rPr>
                <w:t xml:space="preserve">Random forest with </w:t>
              </w:r>
            </w:ins>
          </w:p>
          <w:p w14:paraId="2DF54585" w14:textId="77777777" w:rsidR="00501C7E" w:rsidRDefault="00000000">
            <w:pPr>
              <w:rPr>
                <w:ins w:id="3864" w:author="Lưu Gia Huy" w:date="2023-06-24T08:16:00Z"/>
                <w:rFonts w:ascii="Times New Roman" w:hAnsi="Times New Roman" w:cs="Times New Roman"/>
                <w:lang w:val="en-US" w:eastAsia="vi-VN"/>
              </w:rPr>
            </w:pPr>
            <w:ins w:id="3865" w:author="Lưu Gia Huy" w:date="2023-06-24T08:30:00Z">
              <w:r>
                <w:rPr>
                  <w:rFonts w:ascii="Times New Roman" w:hAnsi="Times New Roman" w:cs="Times New Roman"/>
                  <w:lang w:eastAsia="vi-VN"/>
                </w:rPr>
                <w:t>BGV scheme</w:t>
              </w:r>
            </w:ins>
          </w:p>
        </w:tc>
        <w:tc>
          <w:tcPr>
            <w:tcW w:w="1720" w:type="dxa"/>
            <w:tcPrChange w:id="3866" w:author="Lưu Gia Huy" w:date="2023-06-24T10:11:00Z">
              <w:tcPr>
                <w:tcW w:w="1660" w:type="dxa"/>
              </w:tcPr>
            </w:tcPrChange>
          </w:tcPr>
          <w:p w14:paraId="3578D629" w14:textId="77777777" w:rsidR="00501C7E" w:rsidRDefault="00000000" w:rsidP="00501C7E">
            <w:pPr>
              <w:jc w:val="center"/>
              <w:rPr>
                <w:ins w:id="3867" w:author="Lưu Gia Huy" w:date="2023-06-24T08:16:00Z"/>
                <w:rFonts w:ascii="Times New Roman" w:hAnsi="Times New Roman" w:cs="Times New Roman"/>
                <w:lang w:eastAsia="vi-VN"/>
              </w:rPr>
              <w:pPrChange w:id="3868" w:author="Lưu Gia Huy" w:date="2023-06-25T12:00:00Z">
                <w:pPr/>
              </w:pPrChange>
            </w:pPr>
            <w:ins w:id="3869" w:author="Lưu Gia Huy" w:date="2023-06-24T10:09:00Z">
              <w:r>
                <w:rPr>
                  <w:rFonts w:ascii="Times New Roman" w:hAnsi="Times New Roman" w:cs="Times New Roman"/>
                  <w:lang w:eastAsia="vi-VN"/>
                </w:rPr>
                <w:t>0.4</w:t>
              </w:r>
            </w:ins>
          </w:p>
        </w:tc>
        <w:tc>
          <w:tcPr>
            <w:tcW w:w="1570" w:type="dxa"/>
            <w:tcPrChange w:id="3870" w:author="Lưu Gia Huy" w:date="2023-06-24T10:11:00Z">
              <w:tcPr>
                <w:tcW w:w="1680" w:type="dxa"/>
              </w:tcPr>
            </w:tcPrChange>
          </w:tcPr>
          <w:p w14:paraId="77BCAA60" w14:textId="77777777" w:rsidR="00501C7E" w:rsidRDefault="00000000" w:rsidP="00501C7E">
            <w:pPr>
              <w:jc w:val="center"/>
              <w:rPr>
                <w:ins w:id="3871" w:author="Lưu Gia Huy" w:date="2023-06-24T08:16:00Z"/>
                <w:rFonts w:ascii="Times New Roman" w:hAnsi="Times New Roman" w:cs="Times New Roman"/>
                <w:lang w:val="en-US" w:eastAsia="vi-VN"/>
              </w:rPr>
              <w:pPrChange w:id="3872" w:author="Lưu Gia Huy" w:date="2023-06-25T12:00:00Z">
                <w:pPr/>
              </w:pPrChange>
            </w:pPr>
            <w:ins w:id="3873" w:author="Lưu Gia Huy" w:date="2023-06-24T10:10:00Z">
              <w:r>
                <w:rPr>
                  <w:rFonts w:ascii="Times New Roman" w:hAnsi="Times New Roman" w:cs="Times New Roman"/>
                  <w:lang w:eastAsia="vi-VN"/>
                </w:rPr>
                <w:t>6102.39</w:t>
              </w:r>
            </w:ins>
          </w:p>
        </w:tc>
        <w:tc>
          <w:tcPr>
            <w:tcW w:w="1330" w:type="dxa"/>
            <w:tcPrChange w:id="3874" w:author="Lưu Gia Huy" w:date="2023-06-24T10:11:00Z">
              <w:tcPr>
                <w:tcW w:w="1680" w:type="dxa"/>
              </w:tcPr>
            </w:tcPrChange>
          </w:tcPr>
          <w:p w14:paraId="1BE109A8" w14:textId="77777777" w:rsidR="00501C7E" w:rsidRDefault="00000000" w:rsidP="00501C7E">
            <w:pPr>
              <w:jc w:val="center"/>
              <w:rPr>
                <w:ins w:id="3875" w:author="Lưu Gia Huy" w:date="2023-06-24T08:16:00Z"/>
                <w:rFonts w:ascii="Times New Roman" w:hAnsi="Times New Roman" w:cs="Times New Roman"/>
                <w:lang w:eastAsia="vi-VN"/>
              </w:rPr>
              <w:pPrChange w:id="3876" w:author="Lưu Gia Huy" w:date="2023-06-25T12:00:00Z">
                <w:pPr/>
              </w:pPrChange>
            </w:pPr>
            <w:ins w:id="3877" w:author="Lưu Gia Huy" w:date="2023-06-24T10:09:00Z">
              <w:r>
                <w:rPr>
                  <w:rFonts w:ascii="Times New Roman" w:hAnsi="Times New Roman" w:cs="Times New Roman"/>
                  <w:lang w:eastAsia="vi-VN"/>
                </w:rPr>
                <w:t>0.8</w:t>
              </w:r>
            </w:ins>
          </w:p>
        </w:tc>
        <w:tc>
          <w:tcPr>
            <w:tcW w:w="1550" w:type="dxa"/>
            <w:tcPrChange w:id="3878" w:author="Lưu Gia Huy" w:date="2023-06-24T10:11:00Z">
              <w:tcPr>
                <w:tcW w:w="1682" w:type="dxa"/>
              </w:tcPr>
            </w:tcPrChange>
          </w:tcPr>
          <w:p w14:paraId="233C3159" w14:textId="77777777" w:rsidR="00501C7E" w:rsidRDefault="00000000" w:rsidP="00501C7E">
            <w:pPr>
              <w:jc w:val="center"/>
              <w:rPr>
                <w:ins w:id="3879" w:author="Lưu Gia Huy" w:date="2023-06-24T08:16:00Z"/>
                <w:rFonts w:ascii="Times New Roman" w:hAnsi="Times New Roman" w:cs="Times New Roman"/>
                <w:lang w:val="en-US" w:eastAsia="vi-VN"/>
              </w:rPr>
              <w:pPrChange w:id="3880" w:author="Lưu Gia Huy" w:date="2023-06-25T12:00:00Z">
                <w:pPr/>
              </w:pPrChange>
            </w:pPr>
            <w:ins w:id="3881" w:author="Lưu Gia Huy" w:date="2023-06-24T10:10:00Z">
              <w:r>
                <w:rPr>
                  <w:rFonts w:ascii="Times New Roman" w:hAnsi="Times New Roman" w:cs="Times New Roman"/>
                  <w:lang w:eastAsia="vi-VN"/>
                </w:rPr>
                <w:t>5680.6</w:t>
              </w:r>
            </w:ins>
          </w:p>
        </w:tc>
      </w:tr>
    </w:tbl>
    <w:p w14:paraId="7D3254AA" w14:textId="77777777" w:rsidR="00501C7E" w:rsidRDefault="00501C7E">
      <w:pPr>
        <w:rPr>
          <w:ins w:id="3882" w:author="Lưu Gia Huy" w:date="2023-06-24T10:14:00Z"/>
          <w:rFonts w:ascii="Times New Roman" w:hAnsi="Times New Roman" w:cs="Times New Roman"/>
          <w:lang w:val="en-US"/>
        </w:rPr>
      </w:pPr>
    </w:p>
    <w:p w14:paraId="0EE7072E" w14:textId="77777777" w:rsidR="00501C7E" w:rsidRDefault="00000000">
      <w:pPr>
        <w:rPr>
          <w:ins w:id="3883" w:author="Lưu Gia Huy" w:date="2023-06-24T10:15:00Z"/>
          <w:rFonts w:ascii="Times New Roman" w:hAnsi="Times New Roman" w:cs="Times New Roman"/>
        </w:rPr>
      </w:pPr>
      <w:ins w:id="3884" w:author="Lưu Gia Huy" w:date="2023-06-25T11:26:00Z">
        <w:r>
          <w:rPr>
            <w:rFonts w:ascii="Times New Roman" w:hAnsi="Times New Roman" w:cs="Times New Roman"/>
          </w:rPr>
          <w:t>The accuracy of the Random Forest model on the training set with 800 samples and the test set with 400 samples is</w:t>
        </w:r>
      </w:ins>
      <w:ins w:id="3885" w:author="Lưu Gia Huy" w:date="2023-06-24T10:14:00Z">
        <w:r>
          <w:rPr>
            <w:rFonts w:ascii="Times New Roman" w:hAnsi="Times New Roman" w:cs="Times New Roman"/>
          </w:rPr>
          <w:t xml:space="preserve">:  </w:t>
        </w:r>
      </w:ins>
    </w:p>
    <w:p w14:paraId="500B2848" w14:textId="77777777" w:rsidR="00501C7E" w:rsidRDefault="00000000" w:rsidP="00501C7E">
      <w:pPr>
        <w:jc w:val="center"/>
        <w:rPr>
          <w:ins w:id="3886" w:author="Lưu Gia Huy" w:date="2023-06-24T08:45:00Z"/>
          <w:rFonts w:ascii="Times New Roman" w:hAnsi="Times New Roman" w:cs="Times New Roman"/>
        </w:rPr>
        <w:pPrChange w:id="3887" w:author="Lưu Gia Huy" w:date="2023-06-25T13:52:00Z">
          <w:pPr/>
        </w:pPrChange>
      </w:pPr>
      <w:ins w:id="3888" w:author="Lưu Gia Huy" w:date="2023-06-24T10:15:00Z">
        <w:r>
          <w:rPr>
            <w:rFonts w:ascii="Times New Roman" w:hAnsi="Times New Roman" w:cs="Times New Roman"/>
            <w:noProof/>
            <w:rPrChange w:id="3889" w:author="Lưu Gia Huy" w:date="2023-06-25T11:57:00Z">
              <w:rPr>
                <w:noProof/>
              </w:rPr>
            </w:rPrChange>
          </w:rPr>
          <w:drawing>
            <wp:inline distT="0" distB="0" distL="114300" distR="114300" wp14:anchorId="78A719D1" wp14:editId="3D9659A4">
              <wp:extent cx="3756660" cy="325755"/>
              <wp:effectExtent l="0" t="0" r="7620" b="9525"/>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42"/>
                      <a:stretch>
                        <a:fillRect/>
                      </a:stretch>
                    </pic:blipFill>
                    <pic:spPr>
                      <a:xfrm>
                        <a:off x="0" y="0"/>
                        <a:ext cx="3756660" cy="325755"/>
                      </a:xfrm>
                      <a:prstGeom prst="rect">
                        <a:avLst/>
                      </a:prstGeom>
                      <a:noFill/>
                      <a:ln>
                        <a:noFill/>
                      </a:ln>
                    </pic:spPr>
                  </pic:pic>
                </a:graphicData>
              </a:graphic>
            </wp:inline>
          </w:drawing>
        </w:r>
      </w:ins>
    </w:p>
    <w:p w14:paraId="57153150" w14:textId="77777777" w:rsidR="00501C7E" w:rsidRDefault="00000000" w:rsidP="00501C7E">
      <w:pPr>
        <w:pStyle w:val="Heading2"/>
        <w:ind w:left="0"/>
        <w:rPr>
          <w:ins w:id="3890" w:author="Lưu Gia Huy" w:date="2023-06-25T11:28:00Z"/>
          <w:rFonts w:ascii="Times New Roman" w:hAnsi="Times New Roman" w:cs="Times New Roman"/>
        </w:rPr>
        <w:pPrChange w:id="3891" w:author="Lưu Gia Huy" w:date="2023-06-25T12:00:00Z">
          <w:pPr/>
        </w:pPrChange>
      </w:pPr>
      <w:bookmarkStart w:id="3892" w:name="_Toc138588536"/>
      <w:ins w:id="3893" w:author="Lưu Gia Huy" w:date="2023-06-25T11:28:00Z">
        <w:r>
          <w:rPr>
            <w:rFonts w:ascii="Times New Roman" w:hAnsi="Times New Roman" w:cs="Times New Roman"/>
          </w:rPr>
          <w:lastRenderedPageBreak/>
          <w:t>Conclusion</w:t>
        </w:r>
        <w:bookmarkEnd w:id="3892"/>
      </w:ins>
    </w:p>
    <w:p w14:paraId="6311BE20" w14:textId="77777777" w:rsidR="00501C7E" w:rsidRDefault="00000000">
      <w:pPr>
        <w:rPr>
          <w:rFonts w:ascii="Times New Roman" w:hAnsi="Times New Roman" w:cs="Times New Roman"/>
        </w:rPr>
        <w:sectPr w:rsidR="00501C7E">
          <w:pgSz w:w="11906" w:h="16838"/>
          <w:pgMar w:top="1701" w:right="1134" w:bottom="1985" w:left="1985" w:header="706" w:footer="706" w:gutter="0"/>
          <w:cols w:space="708"/>
          <w:docGrid w:linePitch="360"/>
        </w:sectPr>
      </w:pPr>
      <w:ins w:id="3894" w:author="Lưu Gia Huy" w:date="2023-06-25T11:28:00Z">
        <w:r>
          <w:rPr>
            <w:rFonts w:ascii="Times New Roman" w:hAnsi="Times New Roman" w:cs="Times New Roman"/>
          </w:rPr>
          <w:t>Based on the given information, the CKKS scheme exhibits higher error and longer runtime compared to the BGV scheme. However, it's important to note that the dataset used for evaluation is relatively small compared to real-world datasets in hospitals, which may not clearly reflect the differences. In terms of error and runtime, the BGV scheme with integers is considered more favorable</w:t>
        </w:r>
      </w:ins>
      <w:ins w:id="3895" w:author="Lưu Gia Huy" w:date="2023-06-24T10:17:00Z">
        <w:r>
          <w:rPr>
            <w:rFonts w:ascii="Times New Roman" w:hAnsi="Times New Roman" w:cs="Times New Roman"/>
          </w:rPr>
          <w:t>.</w:t>
        </w:r>
      </w:ins>
    </w:p>
    <w:p w14:paraId="3AB7B954" w14:textId="77777777" w:rsidR="00501C7E" w:rsidRDefault="00000000" w:rsidP="00501C7E">
      <w:pPr>
        <w:pStyle w:val="Title"/>
        <w:spacing w:line="360" w:lineRule="auto"/>
        <w:outlineLvl w:val="0"/>
        <w:rPr>
          <w:rFonts w:ascii="Times New Roman" w:hAnsi="Times New Roman" w:cs="Times New Roman"/>
          <w:lang w:val="en-US"/>
        </w:rPr>
        <w:pPrChange w:id="3896" w:author="Lưu Gia Huy" w:date="2023-06-25T12:00:00Z">
          <w:pPr>
            <w:pStyle w:val="Title"/>
            <w:outlineLvl w:val="0"/>
          </w:pPr>
        </w:pPrChange>
      </w:pPr>
      <w:bookmarkStart w:id="3897" w:name="_Toc138588537"/>
      <w:ins w:id="3898" w:author="Lưu Gia Huy" w:date="2023-06-25T11:29:00Z">
        <w:r>
          <w:rPr>
            <w:rFonts w:ascii="Times New Roman" w:hAnsi="Times New Roman" w:cs="Times New Roman"/>
          </w:rPr>
          <w:lastRenderedPageBreak/>
          <w:t>REFERENCES</w:t>
        </w:r>
      </w:ins>
      <w:bookmarkEnd w:id="3897"/>
      <w:del w:id="3899" w:author="Lưu Gia Huy" w:date="2023-06-25T11:29:00Z">
        <w:r>
          <w:rPr>
            <w:rFonts w:ascii="Times New Roman" w:hAnsi="Times New Roman" w:cs="Times New Roman"/>
            <w:lang w:val="en-US"/>
          </w:rPr>
          <w:delText>TÀI LIỆU THAM KHẢO</w:delText>
        </w:r>
      </w:del>
    </w:p>
    <w:p w14:paraId="354D8DFA" w14:textId="77777777" w:rsidR="00501C7E" w:rsidRDefault="00000000" w:rsidP="00501C7E">
      <w:pPr>
        <w:pStyle w:val="ListParagraph"/>
        <w:numPr>
          <w:ilvl w:val="0"/>
          <w:numId w:val="32"/>
          <w:ins w:id="3900" w:author="Lưu Gia Huy" w:date="2023-06-25T13:53:00Z"/>
        </w:numPr>
        <w:spacing w:line="360" w:lineRule="auto"/>
        <w:ind w:left="0"/>
        <w:outlineLvl w:val="0"/>
        <w:rPr>
          <w:ins w:id="3901" w:author="Lưu Gia Huy" w:date="2023-06-23T16:40:00Z"/>
        </w:rPr>
        <w:pPrChange w:id="3902" w:author="Lưu Gia Huy" w:date="2023-06-25T13:53:00Z">
          <w:pPr>
            <w:outlineLvl w:val="0"/>
          </w:pPr>
        </w:pPrChange>
      </w:pPr>
      <w:ins w:id="3903" w:author="Lưu Gia Huy" w:date="2023-06-23T16:40:00Z">
        <w:r>
          <w:t>Alotaibi, F. S. (2019). Implementation of machine learning model to predict heart failure disease. International Journal of Advanced Computer Science and Applications, 10(6)</w:t>
        </w:r>
      </w:ins>
    </w:p>
    <w:p w14:paraId="7B4C8E14" w14:textId="77777777" w:rsidR="00501C7E" w:rsidRDefault="00000000" w:rsidP="00501C7E">
      <w:pPr>
        <w:pStyle w:val="ListParagraph"/>
        <w:numPr>
          <w:ilvl w:val="0"/>
          <w:numId w:val="32"/>
          <w:ins w:id="3904" w:author="Lưu Gia Huy" w:date="2023-06-25T13:53:00Z"/>
        </w:numPr>
        <w:spacing w:line="360" w:lineRule="auto"/>
        <w:ind w:left="0"/>
        <w:outlineLvl w:val="0"/>
        <w:rPr>
          <w:ins w:id="3905" w:author="Lưu Gia Huy" w:date="2023-06-23T16:40:00Z"/>
        </w:rPr>
        <w:pPrChange w:id="3906" w:author="Lưu Gia Huy" w:date="2023-06-25T13:53:00Z">
          <w:pPr>
            <w:outlineLvl w:val="0"/>
          </w:pPr>
        </w:pPrChange>
      </w:pPr>
      <w:ins w:id="3907" w:author="Lưu Gia Huy" w:date="2023-06-23T16:40:00Z">
        <w:r>
          <w:t xml:space="preserve">Munjal, K., &amp; Bhatia, R. (2022). A systematic review of homomorphic encryption and its contributions in healthcare industry. Complex &amp; Intelligent Systems, 1-28 </w:t>
        </w:r>
      </w:ins>
    </w:p>
    <w:p w14:paraId="42F38270" w14:textId="77777777" w:rsidR="00501C7E" w:rsidRDefault="00501C7E" w:rsidP="00501C7E">
      <w:pPr>
        <w:numPr>
          <w:ilvl w:val="255"/>
          <w:numId w:val="0"/>
        </w:numPr>
        <w:rPr>
          <w:ins w:id="3908" w:author="Lưu Gia Huy" w:date="2023-06-23T16:40:00Z"/>
          <w:rFonts w:ascii="Times New Roman" w:hAnsi="Times New Roman" w:cs="Times New Roman"/>
          <w:szCs w:val="26"/>
          <w:lang w:val="en-US"/>
        </w:rPr>
        <w:pPrChange w:id="3909" w:author="Lưu Gia Huy" w:date="2023-06-25T12:00:00Z">
          <w:pPr>
            <w:outlineLvl w:val="0"/>
          </w:pPr>
        </w:pPrChange>
      </w:pPr>
    </w:p>
    <w:p w14:paraId="12DFCF31" w14:textId="77777777" w:rsidR="00501C7E" w:rsidRDefault="00000000">
      <w:pPr>
        <w:outlineLvl w:val="0"/>
        <w:rPr>
          <w:rFonts w:ascii="Times New Roman" w:hAnsi="Times New Roman" w:cs="Times New Roman"/>
          <w:szCs w:val="26"/>
          <w:lang w:val="en-US"/>
        </w:rPr>
      </w:pPr>
      <w:del w:id="3910" w:author="Lưu Gia Huy" w:date="2023-06-23T09:21:00Z">
        <w:r>
          <w:rPr>
            <w:rFonts w:ascii="Times New Roman" w:hAnsi="Times New Roman" w:cs="Times New Roman"/>
            <w:szCs w:val="26"/>
            <w:lang w:val="en-US"/>
          </w:rPr>
          <w:delText>Theo chuẩn IEEE</w:delText>
        </w:r>
      </w:del>
    </w:p>
    <w:sectPr w:rsidR="00501C7E">
      <w:pgSz w:w="11906" w:h="16838"/>
      <w:pgMar w:top="1701" w:right="1134" w:bottom="1985" w:left="1985"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7C16AC" w14:textId="77777777" w:rsidR="001F0546" w:rsidRDefault="001F0546">
      <w:pPr>
        <w:spacing w:line="240" w:lineRule="auto"/>
      </w:pPr>
      <w:r>
        <w:separator/>
      </w:r>
    </w:p>
  </w:endnote>
  <w:endnote w:type="continuationSeparator" w:id="0">
    <w:p w14:paraId="6F6A54E2" w14:textId="77777777" w:rsidR="001F0546" w:rsidRDefault="001F05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461CA" w14:textId="77777777" w:rsidR="00501C7E" w:rsidRDefault="00000000">
    <w:pPr>
      <w:pStyle w:val="Footer"/>
    </w:pPr>
    <w:del w:id="84" w:author="Lưu Gia Huy" w:date="2023-06-24T08:14:00Z">
      <w:r>
        <w:rPr>
          <w:noProof/>
        </w:rPr>
        <mc:AlternateContent>
          <mc:Choice Requires="wps">
            <w:drawing>
              <wp:anchor distT="0" distB="0" distL="114300" distR="114300" simplePos="0" relativeHeight="251659264" behindDoc="0" locked="0" layoutInCell="1" allowOverlap="1" wp14:anchorId="5F6805AC" wp14:editId="34AE766B">
                <wp:simplePos x="0" y="0"/>
                <wp:positionH relativeFrom="margin">
                  <wp:align>center</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8C84288" w14:textId="77777777" w:rsidR="00501C7E"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DACREIbAgAAVgQAAA4A&#10;AAAAAAAAAQAgAAAAHwEAAGRycy9lMm9Eb2MueG1sUEsFBgAAAAAGAAYAWQEAAKwFA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del>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85" w:author="Lưu Gia Huy" w:date="2023-06-25T12:11:00Z"/>
  <w:sdt>
    <w:sdtPr>
      <w:id w:val="-2093612514"/>
    </w:sdtPr>
    <w:sdtContent>
      <w:customXmlInsRangeEnd w:id="85"/>
      <w:p w14:paraId="358ACC85" w14:textId="77777777" w:rsidR="00501C7E" w:rsidRDefault="00000000">
        <w:pPr>
          <w:pStyle w:val="Footer"/>
          <w:jc w:val="center"/>
          <w:rPr>
            <w:ins w:id="86" w:author="Lưu Gia Huy" w:date="2023-06-25T12:11:00Z"/>
          </w:rPr>
        </w:pPr>
        <w:ins w:id="87" w:author="Lưu Gia Huy" w:date="2023-06-25T12:11:00Z">
          <w:r>
            <w:fldChar w:fldCharType="begin"/>
          </w:r>
          <w:r>
            <w:instrText xml:space="preserve"> PAGE   \* MERGEFORMAT </w:instrText>
          </w:r>
          <w:r>
            <w:fldChar w:fldCharType="separate"/>
          </w:r>
          <w:r>
            <w:t>2</w:t>
          </w:r>
          <w:r>
            <w:fldChar w:fldCharType="end"/>
          </w:r>
        </w:ins>
      </w:p>
      <w:customXmlInsRangeStart w:id="88" w:author="Lưu Gia Huy" w:date="2023-06-25T12:11:00Z"/>
    </w:sdtContent>
  </w:sdt>
  <w:customXmlInsRangeEnd w:id="88"/>
  <w:p w14:paraId="28D4CE21" w14:textId="77777777" w:rsidR="00501C7E" w:rsidRDefault="00501C7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79C6C" w14:textId="77777777" w:rsidR="00501C7E" w:rsidRDefault="00000000">
    <w:pPr>
      <w:pStyle w:val="Footer"/>
    </w:pPr>
    <w:del w:id="137" w:author="Lưu Gia Huy" w:date="2023-06-24T08:32:00Z">
      <w:r>
        <w:rPr>
          <w:noProof/>
        </w:rPr>
        <mc:AlternateContent>
          <mc:Choice Requires="wps">
            <w:drawing>
              <wp:anchor distT="0" distB="0" distL="114300" distR="114300" simplePos="0" relativeHeight="251660288" behindDoc="0" locked="0" layoutInCell="1" allowOverlap="1" wp14:anchorId="2401C608" wp14:editId="7316EE9B">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095C6EC" w14:textId="77777777" w:rsidR="00501C7E"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AHbl4kbAgAAVgQAAA4A&#10;AAAAAAAAAQAgAAAAHwEAAGRycy9lMm9Eb2MueG1sUEsFBgAAAAAGAAYAWQEAAKwFA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del>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75505" w14:textId="77777777" w:rsidR="00501C7E" w:rsidRDefault="00000000">
    <w:pPr>
      <w:pStyle w:val="Footer"/>
    </w:pPr>
    <w:r>
      <w:rPr>
        <w:noProof/>
      </w:rPr>
      <mc:AlternateContent>
        <mc:Choice Requires="wps">
          <w:drawing>
            <wp:anchor distT="0" distB="0" distL="114300" distR="114300" simplePos="0" relativeHeight="251661312" behindDoc="0" locked="0" layoutInCell="1" allowOverlap="1" wp14:anchorId="51CC9802" wp14:editId="30F06D8D">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5555890" w14:textId="77777777" w:rsidR="00501C7E" w:rsidRDefault="00000000">
                          <w:pPr>
                            <w:pStyle w:val="Footer"/>
                          </w:pPr>
                          <w:r>
                            <w:rPr>
                              <w:rFonts w:ascii="Times New Roman" w:hAnsi="Times New Roman" w:cs="Times New Roman"/>
                              <w:rPrChange w:id="1040" w:author="Lưu Gia Huy" w:date="2023-06-24T08:15:00Z">
                                <w:rPr/>
                              </w:rPrChange>
                            </w:rPr>
                            <w:fldChar w:fldCharType="begin"/>
                          </w:r>
                          <w:r>
                            <w:rPr>
                              <w:rFonts w:ascii="Times New Roman" w:hAnsi="Times New Roman" w:cs="Times New Roman"/>
                              <w:rPrChange w:id="1041" w:author="Lưu Gia Huy" w:date="2023-06-24T08:15:00Z">
                                <w:rPr/>
                              </w:rPrChange>
                            </w:rPr>
                            <w:instrText xml:space="preserve"> PAGE  \* MERGEFORMAT </w:instrText>
                          </w:r>
                          <w:r>
                            <w:rPr>
                              <w:rFonts w:ascii="Times New Roman" w:hAnsi="Times New Roman" w:cs="Times New Roman"/>
                              <w:rPrChange w:id="1042" w:author="Lưu Gia Huy" w:date="2023-06-24T08:15:00Z">
                                <w:rPr/>
                              </w:rPrChange>
                            </w:rPr>
                            <w:fldChar w:fldCharType="separate"/>
                          </w:r>
                          <w:r>
                            <w:rPr>
                              <w:rFonts w:ascii="Times New Roman" w:hAnsi="Times New Roman" w:cs="Times New Roman"/>
                              <w:rPrChange w:id="1043" w:author="Lưu Gia Huy" w:date="2023-06-24T08:15:00Z">
                                <w:rPr/>
                              </w:rPrChange>
                            </w:rPr>
                            <w:t>1</w:t>
                          </w:r>
                          <w:r>
                            <w:rPr>
                              <w:rFonts w:ascii="Times New Roman" w:hAnsi="Times New Roman" w:cs="Times New Roman"/>
                              <w:rPrChange w:id="1044" w:author="Lưu Gia Huy" w:date="2023-06-24T08:15:00Z">
                                <w:rPr/>
                              </w:rPrChange>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O2xbh8bAgAAVgQAAA4A&#10;AAAAAAAAAQAgAAAAHwEAAGRycy9lMm9Eb2MueG1sUEsFBgAAAAAGAAYAWQEAAKwFAAAAAA==&#10;">
              <v:fill on="f" focussize="0,0"/>
              <v:stroke on="f" weight="0.5pt"/>
              <v:imagedata o:title=""/>
              <o:lock v:ext="edit" aspectratio="f"/>
              <v:textbox inset="0mm,0mm,0mm,0mm" style="mso-fit-shape-to-text:t;">
                <w:txbxContent>
                  <w:p>
                    <w:pPr>
                      <w:pStyle w:val="11"/>
                    </w:pPr>
                    <w:r>
                      <w:rPr>
                        <w:rFonts w:ascii="Times New Roman" w:hAnsi="Times New Roman" w:cs="Times New Roman"/>
                        <w:rPrChange w:id="20" w:author="Lưu Gia Huy" w:date="2023-06-24T08:15:00Z">
                          <w:rPr/>
                        </w:rPrChange>
                      </w:rPr>
                      <w:fldChar w:fldCharType="begin"/>
                    </w:r>
                    <w:r>
                      <w:rPr>
                        <w:rFonts w:ascii="Times New Roman" w:hAnsi="Times New Roman" w:cs="Times New Roman"/>
                        <w:rPrChange w:id="21" w:author="Lưu Gia Huy" w:date="2023-06-24T08:15:00Z">
                          <w:rPr/>
                        </w:rPrChange>
                      </w:rPr>
                      <w:instrText xml:space="preserve"> PAGE  \* MERGEFORMAT </w:instrText>
                    </w:r>
                    <w:r>
                      <w:rPr>
                        <w:rFonts w:ascii="Times New Roman" w:hAnsi="Times New Roman" w:cs="Times New Roman"/>
                        <w:rPrChange w:id="22" w:author="Lưu Gia Huy" w:date="2023-06-24T08:15:00Z">
                          <w:rPr/>
                        </w:rPrChange>
                      </w:rPr>
                      <w:fldChar w:fldCharType="separate"/>
                    </w:r>
                    <w:r>
                      <w:rPr>
                        <w:rFonts w:ascii="Times New Roman" w:hAnsi="Times New Roman" w:cs="Times New Roman"/>
                        <w:rPrChange w:id="23" w:author="Lưu Gia Huy" w:date="2023-06-24T08:15:00Z">
                          <w:rPr/>
                        </w:rPrChange>
                      </w:rPr>
                      <w:t>1</w:t>
                    </w:r>
                    <w:r>
                      <w:rPr>
                        <w:rFonts w:ascii="Times New Roman" w:hAnsi="Times New Roman" w:cs="Times New Roman"/>
                        <w:rPrChange w:id="24" w:author="Lưu Gia Huy" w:date="2023-06-24T08:15:00Z">
                          <w:rPr/>
                        </w:rPrChange>
                      </w:rPr>
                      <w:fldChar w:fldCharType="end"/>
                    </w:r>
                  </w:p>
                </w:txbxContent>
              </v:textbox>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DF687" w14:textId="77777777" w:rsidR="00501C7E" w:rsidRDefault="00000000">
    <w:pPr>
      <w:pStyle w:val="Footer"/>
    </w:pPr>
    <w:r>
      <w:rPr>
        <w:noProof/>
      </w:rPr>
      <mc:AlternateContent>
        <mc:Choice Requires="wps">
          <w:drawing>
            <wp:anchor distT="0" distB="0" distL="114300" distR="114300" simplePos="0" relativeHeight="251662336" behindDoc="0" locked="0" layoutInCell="1" allowOverlap="1" wp14:anchorId="12A7987C" wp14:editId="429193DB">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7457880" w14:textId="77777777" w:rsidR="00501C7E" w:rsidRDefault="00000000">
                          <w:pPr>
                            <w:pStyle w:val="Footer"/>
                          </w:pPr>
                          <w:r>
                            <w:rPr>
                              <w:rFonts w:ascii="Times New Roman" w:hAnsi="Times New Roman" w:cs="Times New Roman"/>
                              <w:rPrChange w:id="1343" w:author="Lưu Gia Huy" w:date="2023-06-24T08:15:00Z">
                                <w:rPr/>
                              </w:rPrChange>
                            </w:rPr>
                            <w:fldChar w:fldCharType="begin"/>
                          </w:r>
                          <w:r>
                            <w:rPr>
                              <w:rFonts w:ascii="Times New Roman" w:hAnsi="Times New Roman" w:cs="Times New Roman"/>
                              <w:rPrChange w:id="1344" w:author="Lưu Gia Huy" w:date="2023-06-24T08:15:00Z">
                                <w:rPr/>
                              </w:rPrChange>
                            </w:rPr>
                            <w:instrText xml:space="preserve"> PAGE  \* MERGEFORMAT </w:instrText>
                          </w:r>
                          <w:r>
                            <w:rPr>
                              <w:rFonts w:ascii="Times New Roman" w:hAnsi="Times New Roman" w:cs="Times New Roman"/>
                              <w:rPrChange w:id="1345" w:author="Lưu Gia Huy" w:date="2023-06-24T08:15:00Z">
                                <w:rPr/>
                              </w:rPrChange>
                            </w:rPr>
                            <w:fldChar w:fldCharType="separate"/>
                          </w:r>
                          <w:r>
                            <w:rPr>
                              <w:rFonts w:ascii="Times New Roman" w:hAnsi="Times New Roman" w:cs="Times New Roman"/>
                              <w:rPrChange w:id="1346" w:author="Lưu Gia Huy" w:date="2023-06-24T08:15:00Z">
                                <w:rPr/>
                              </w:rPrChange>
                            </w:rPr>
                            <w:t>1</w:t>
                          </w:r>
                          <w:r>
                            <w:rPr>
                              <w:rFonts w:ascii="Times New Roman" w:hAnsi="Times New Roman" w:cs="Times New Roman"/>
                              <w:rPrChange w:id="1347" w:author="Lưu Gia Huy" w:date="2023-06-24T08:15:00Z">
                                <w:rPr/>
                              </w:rPrChange>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nFEXqBoCAABUBAAADgAA&#10;AAAAAAABACAAAAAfAQAAZHJzL2Uyb0RvYy54bWxQSwUGAAAAAAYABgBZAQAAqwUAAAAA&#10;">
              <v:fill on="f" focussize="0,0"/>
              <v:stroke on="f" weight="0.5pt"/>
              <v:imagedata o:title=""/>
              <o:lock v:ext="edit" aspectratio="f"/>
              <v:textbox inset="0mm,0mm,0mm,0mm" style="mso-fit-shape-to-text:t;">
                <w:txbxContent>
                  <w:p>
                    <w:pPr>
                      <w:pStyle w:val="11"/>
                    </w:pPr>
                    <w:r>
                      <w:rPr>
                        <w:rFonts w:ascii="Times New Roman" w:hAnsi="Times New Roman" w:cs="Times New Roman"/>
                        <w:rPrChange w:id="30" w:author="Lưu Gia Huy" w:date="2023-06-24T08:15:00Z">
                          <w:rPr/>
                        </w:rPrChange>
                      </w:rPr>
                      <w:fldChar w:fldCharType="begin"/>
                    </w:r>
                    <w:r>
                      <w:rPr>
                        <w:rFonts w:ascii="Times New Roman" w:hAnsi="Times New Roman" w:cs="Times New Roman"/>
                        <w:rPrChange w:id="31" w:author="Lưu Gia Huy" w:date="2023-06-24T08:15:00Z">
                          <w:rPr/>
                        </w:rPrChange>
                      </w:rPr>
                      <w:instrText xml:space="preserve"> PAGE  \* MERGEFORMAT </w:instrText>
                    </w:r>
                    <w:r>
                      <w:rPr>
                        <w:rFonts w:ascii="Times New Roman" w:hAnsi="Times New Roman" w:cs="Times New Roman"/>
                        <w:rPrChange w:id="32" w:author="Lưu Gia Huy" w:date="2023-06-24T08:15:00Z">
                          <w:rPr/>
                        </w:rPrChange>
                      </w:rPr>
                      <w:fldChar w:fldCharType="separate"/>
                    </w:r>
                    <w:r>
                      <w:rPr>
                        <w:rFonts w:ascii="Times New Roman" w:hAnsi="Times New Roman" w:cs="Times New Roman"/>
                        <w:rPrChange w:id="33" w:author="Lưu Gia Huy" w:date="2023-06-24T08:15:00Z">
                          <w:rPr/>
                        </w:rPrChange>
                      </w:rPr>
                      <w:t>1</w:t>
                    </w:r>
                    <w:r>
                      <w:rPr>
                        <w:rFonts w:ascii="Times New Roman" w:hAnsi="Times New Roman" w:cs="Times New Roman"/>
                        <w:rPrChange w:id="34" w:author="Lưu Gia Huy" w:date="2023-06-24T08:15:00Z">
                          <w:rPr/>
                        </w:rPrChange>
                      </w:rPr>
                      <w:fldChar w:fldCharType="end"/>
                    </w:r>
                  </w:p>
                </w:txbxContent>
              </v:textbox>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9C7C1" w14:textId="77777777" w:rsidR="00501C7E" w:rsidRDefault="00000000">
    <w:pPr>
      <w:pStyle w:val="Footer"/>
    </w:pPr>
    <w:r>
      <w:rPr>
        <w:noProof/>
      </w:rPr>
      <mc:AlternateContent>
        <mc:Choice Requires="wps">
          <w:drawing>
            <wp:anchor distT="0" distB="0" distL="114300" distR="114300" simplePos="0" relativeHeight="251663360" behindDoc="0" locked="0" layoutInCell="1" allowOverlap="1" wp14:anchorId="65E204FC" wp14:editId="2AE61BE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2150D0E" w14:textId="77777777" w:rsidR="00501C7E" w:rsidRDefault="00000000">
                          <w:pPr>
                            <w:pStyle w:val="Footer"/>
                          </w:pPr>
                          <w:r>
                            <w:rPr>
                              <w:rFonts w:ascii="Times New Roman" w:hAnsi="Times New Roman" w:cs="Times New Roman"/>
                              <w:rPrChange w:id="1361" w:author="Lưu Gia Huy" w:date="2023-06-24T08:15:00Z">
                                <w:rPr/>
                              </w:rPrChange>
                            </w:rPr>
                            <w:fldChar w:fldCharType="begin"/>
                          </w:r>
                          <w:r>
                            <w:rPr>
                              <w:rFonts w:ascii="Times New Roman" w:hAnsi="Times New Roman" w:cs="Times New Roman"/>
                              <w:rPrChange w:id="1362" w:author="Lưu Gia Huy" w:date="2023-06-24T08:15:00Z">
                                <w:rPr/>
                              </w:rPrChange>
                            </w:rPr>
                            <w:instrText xml:space="preserve"> PAGE  \* MERGEFORMAT </w:instrText>
                          </w:r>
                          <w:r>
                            <w:rPr>
                              <w:rFonts w:ascii="Times New Roman" w:hAnsi="Times New Roman" w:cs="Times New Roman"/>
                              <w:rPrChange w:id="1363" w:author="Lưu Gia Huy" w:date="2023-06-24T08:15:00Z">
                                <w:rPr/>
                              </w:rPrChange>
                            </w:rPr>
                            <w:fldChar w:fldCharType="separate"/>
                          </w:r>
                          <w:r>
                            <w:rPr>
                              <w:rFonts w:ascii="Times New Roman" w:hAnsi="Times New Roman" w:cs="Times New Roman"/>
                              <w:rPrChange w:id="1364" w:author="Lưu Gia Huy" w:date="2023-06-24T08:15:00Z">
                                <w:rPr/>
                              </w:rPrChange>
                            </w:rPr>
                            <w:t>1</w:t>
                          </w:r>
                          <w:r>
                            <w:rPr>
                              <w:rFonts w:ascii="Times New Roman" w:hAnsi="Times New Roman" w:cs="Times New Roman"/>
                              <w:rPrChange w:id="1365" w:author="Lưu Gia Huy" w:date="2023-06-24T08:15:00Z">
                                <w:rPr/>
                              </w:rPrChange>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AJRcE8bAgAAVAQAAA4A&#10;AAAAAAAAAQAgAAAAHwEAAGRycy9lMm9Eb2MueG1sUEsFBgAAAAAGAAYAWQEAAKwFAAAAAA==&#10;">
              <v:fill on="f" focussize="0,0"/>
              <v:stroke on="f" weight="0.5pt"/>
              <v:imagedata o:title=""/>
              <o:lock v:ext="edit" aspectratio="f"/>
              <v:textbox inset="0mm,0mm,0mm,0mm" style="mso-fit-shape-to-text:t;">
                <w:txbxContent>
                  <w:p>
                    <w:pPr>
                      <w:pStyle w:val="11"/>
                    </w:pPr>
                    <w:r>
                      <w:rPr>
                        <w:rFonts w:ascii="Times New Roman" w:hAnsi="Times New Roman" w:cs="Times New Roman"/>
                        <w:rPrChange w:id="40" w:author="Lưu Gia Huy" w:date="2023-06-24T08:15:00Z">
                          <w:rPr/>
                        </w:rPrChange>
                      </w:rPr>
                      <w:fldChar w:fldCharType="begin"/>
                    </w:r>
                    <w:r>
                      <w:rPr>
                        <w:rFonts w:ascii="Times New Roman" w:hAnsi="Times New Roman" w:cs="Times New Roman"/>
                        <w:rPrChange w:id="41" w:author="Lưu Gia Huy" w:date="2023-06-24T08:15:00Z">
                          <w:rPr/>
                        </w:rPrChange>
                      </w:rPr>
                      <w:instrText xml:space="preserve"> PAGE  \* MERGEFORMAT </w:instrText>
                    </w:r>
                    <w:r>
                      <w:rPr>
                        <w:rFonts w:ascii="Times New Roman" w:hAnsi="Times New Roman" w:cs="Times New Roman"/>
                        <w:rPrChange w:id="42" w:author="Lưu Gia Huy" w:date="2023-06-24T08:15:00Z">
                          <w:rPr/>
                        </w:rPrChange>
                      </w:rPr>
                      <w:fldChar w:fldCharType="separate"/>
                    </w:r>
                    <w:r>
                      <w:rPr>
                        <w:rFonts w:ascii="Times New Roman" w:hAnsi="Times New Roman" w:cs="Times New Roman"/>
                        <w:rPrChange w:id="43" w:author="Lưu Gia Huy" w:date="2023-06-24T08:15:00Z">
                          <w:rPr/>
                        </w:rPrChange>
                      </w:rPr>
                      <w:t>1</w:t>
                    </w:r>
                    <w:r>
                      <w:rPr>
                        <w:rFonts w:ascii="Times New Roman" w:hAnsi="Times New Roman" w:cs="Times New Roman"/>
                        <w:rPrChange w:id="44" w:author="Lưu Gia Huy" w:date="2023-06-24T08:15:00Z">
                          <w:rPr/>
                        </w:rPrChange>
                      </w:rPr>
                      <w:fldChar w:fldCharType="end"/>
                    </w:r>
                  </w:p>
                </w:txbxContent>
              </v:textbox>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81FE6" w14:textId="77777777" w:rsidR="00501C7E" w:rsidRDefault="00501C7E">
    <w:pPr>
      <w:pStyle w:val="Footer"/>
      <w:jc w:val="center"/>
      <w:rPr>
        <w:ins w:id="1386" w:author="My Nguyễn" w:date="2023-06-25T13:43:00Z"/>
      </w:rPr>
    </w:pPr>
  </w:p>
  <w:p w14:paraId="686C7B71" w14:textId="77777777" w:rsidR="00501C7E" w:rsidRDefault="00501C7E">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2701" w:author="My Nguyễn" w:date="2023-06-25T13:43:00Z"/>
  <w:sdt>
    <w:sdtPr>
      <w:id w:val="-1181045429"/>
    </w:sdtPr>
    <w:sdtContent>
      <w:customXmlInsRangeEnd w:id="2701"/>
      <w:p w14:paraId="2895F248" w14:textId="77777777" w:rsidR="00501C7E" w:rsidRDefault="00000000">
        <w:pPr>
          <w:pStyle w:val="Footer"/>
          <w:jc w:val="center"/>
          <w:rPr>
            <w:ins w:id="2702" w:author="My Nguyễn" w:date="2023-06-25T13:43:00Z"/>
          </w:rPr>
        </w:pPr>
        <w:ins w:id="2703" w:author="My Nguyễn" w:date="2023-06-25T13:43:00Z">
          <w:r>
            <w:fldChar w:fldCharType="begin"/>
          </w:r>
          <w:r>
            <w:instrText xml:space="preserve"> PAGE   \* MERGEFORMAT </w:instrText>
          </w:r>
          <w:r>
            <w:fldChar w:fldCharType="separate"/>
          </w:r>
          <w:r>
            <w:t>2</w:t>
          </w:r>
          <w:r>
            <w:fldChar w:fldCharType="end"/>
          </w:r>
        </w:ins>
      </w:p>
      <w:customXmlInsRangeStart w:id="2704" w:author="My Nguyễn" w:date="2023-06-25T13:43:00Z"/>
    </w:sdtContent>
  </w:sdt>
  <w:customXmlInsRangeEnd w:id="2704"/>
  <w:p w14:paraId="1B7C7AD1" w14:textId="77777777" w:rsidR="00501C7E" w:rsidRDefault="00501C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89AFC" w14:textId="77777777" w:rsidR="001F0546" w:rsidRDefault="001F0546">
      <w:pPr>
        <w:spacing w:after="0"/>
      </w:pPr>
      <w:r>
        <w:separator/>
      </w:r>
    </w:p>
  </w:footnote>
  <w:footnote w:type="continuationSeparator" w:id="0">
    <w:p w14:paraId="18F0085D" w14:textId="77777777" w:rsidR="001F0546" w:rsidRDefault="001F054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6E396" w14:textId="77777777" w:rsidR="00501C7E" w:rsidRDefault="00501C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5EA0C5A"/>
    <w:multiLevelType w:val="singleLevel"/>
    <w:tmpl w:val="85EA0C5A"/>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91EBC617"/>
    <w:multiLevelType w:val="singleLevel"/>
    <w:tmpl w:val="91EBC617"/>
    <w:lvl w:ilvl="0">
      <w:start w:val="1"/>
      <w:numFmt w:val="bullet"/>
      <w:lvlText w:val=""/>
      <w:lvlJc w:val="left"/>
      <w:pPr>
        <w:tabs>
          <w:tab w:val="left" w:pos="840"/>
        </w:tabs>
        <w:ind w:left="840" w:hanging="420"/>
      </w:pPr>
      <w:rPr>
        <w:rFonts w:ascii="Wingdings" w:hAnsi="Wingdings" w:hint="default"/>
      </w:rPr>
    </w:lvl>
  </w:abstractNum>
  <w:abstractNum w:abstractNumId="2" w15:restartNumberingAfterBreak="0">
    <w:nsid w:val="99FC00EF"/>
    <w:multiLevelType w:val="multilevel"/>
    <w:tmpl w:val="99FC00EF"/>
    <w:lvl w:ilvl="0">
      <w:start w:val="1"/>
      <w:numFmt w:val="decimal"/>
      <w:pStyle w:val="Heading1"/>
      <w:lvlText w:val="%1."/>
      <w:lvlJc w:val="left"/>
      <w:rPr>
        <w:rFonts w:ascii="SimSun" w:eastAsia="SimSun" w:hAnsi="SimSun" w:cs="SimSun" w:hint="default"/>
        <w:b/>
        <w:bCs/>
        <w:i w:val="0"/>
        <w:iCs w:val="0"/>
        <w:caps w:val="0"/>
        <w:smallCaps w:val="0"/>
        <w:strike w:val="0"/>
        <w:dstrike w:val="0"/>
        <w:vanish w:val="0"/>
        <w:color w:val="000000"/>
        <w:spacing w:val="0"/>
        <w:kern w:val="0"/>
        <w:position w:val="0"/>
        <w:u w:val="none"/>
        <w:vertAlign w:val="baseline"/>
      </w:rPr>
    </w:lvl>
    <w:lvl w:ilvl="1">
      <w:start w:val="1"/>
      <w:numFmt w:val="decimal"/>
      <w:pStyle w:val="Heading2"/>
      <w:lvlText w:val="%1.%2."/>
      <w:lvlJc w:val="left"/>
      <w:pPr>
        <w:ind w:left="720" w:hanging="360"/>
      </w:pPr>
      <w:rPr>
        <w:rFonts w:hint="default"/>
        <w:b/>
        <w:bCs/>
      </w:rPr>
    </w:lvl>
    <w:lvl w:ilvl="2">
      <w:start w:val="1"/>
      <w:numFmt w:val="decimal"/>
      <w:pStyle w:val="Heading3"/>
      <w:lvlText w:val="%1.%2.%3."/>
      <w:lvlJc w:val="left"/>
      <w:pPr>
        <w:ind w:left="990" w:hanging="360"/>
      </w:pPr>
      <w:rPr>
        <w:rFonts w:hint="default"/>
        <w:b/>
        <w:bCs/>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9D0F68B7"/>
    <w:multiLevelType w:val="singleLevel"/>
    <w:tmpl w:val="9D0F68B7"/>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B3D532DA"/>
    <w:multiLevelType w:val="singleLevel"/>
    <w:tmpl w:val="B3D532DA"/>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B7BD4F4E"/>
    <w:multiLevelType w:val="singleLevel"/>
    <w:tmpl w:val="B7BD4F4E"/>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FFFD01D6"/>
    <w:multiLevelType w:val="singleLevel"/>
    <w:tmpl w:val="FFFD01D6"/>
    <w:lvl w:ilvl="0">
      <w:start w:val="1"/>
      <w:numFmt w:val="decimal"/>
      <w:suff w:val="space"/>
      <w:lvlText w:val="%1."/>
      <w:lvlJc w:val="left"/>
    </w:lvl>
  </w:abstractNum>
  <w:abstractNum w:abstractNumId="7" w15:restartNumberingAfterBreak="0">
    <w:nsid w:val="042653ED"/>
    <w:multiLevelType w:val="multilevel"/>
    <w:tmpl w:val="042653E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043F24D2"/>
    <w:multiLevelType w:val="multilevel"/>
    <w:tmpl w:val="043F24D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06410960"/>
    <w:multiLevelType w:val="multilevel"/>
    <w:tmpl w:val="0641096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0F8D5399"/>
    <w:multiLevelType w:val="multilevel"/>
    <w:tmpl w:val="0F8D539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11E96E1A"/>
    <w:multiLevelType w:val="singleLevel"/>
    <w:tmpl w:val="11E96E1A"/>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13F14016"/>
    <w:multiLevelType w:val="multilevel"/>
    <w:tmpl w:val="13F1401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14177791"/>
    <w:multiLevelType w:val="multilevel"/>
    <w:tmpl w:val="1417779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15DB24E0"/>
    <w:multiLevelType w:val="multilevel"/>
    <w:tmpl w:val="15DB24E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169D2FEB"/>
    <w:multiLevelType w:val="multilevel"/>
    <w:tmpl w:val="169D2FE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76B0C39"/>
    <w:multiLevelType w:val="multilevel"/>
    <w:tmpl w:val="176B0C3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272AF653"/>
    <w:multiLevelType w:val="singleLevel"/>
    <w:tmpl w:val="272AF653"/>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288E0368"/>
    <w:multiLevelType w:val="multilevel"/>
    <w:tmpl w:val="288E036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35B63674"/>
    <w:multiLevelType w:val="multilevel"/>
    <w:tmpl w:val="35B6367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3973330A"/>
    <w:multiLevelType w:val="multilevel"/>
    <w:tmpl w:val="3973330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39F40027"/>
    <w:multiLevelType w:val="multilevel"/>
    <w:tmpl w:val="39F4002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3B8C383B"/>
    <w:multiLevelType w:val="multilevel"/>
    <w:tmpl w:val="3B8C383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423EFB7C"/>
    <w:multiLevelType w:val="singleLevel"/>
    <w:tmpl w:val="423EFB7C"/>
    <w:lvl w:ilvl="0">
      <w:start w:val="1"/>
      <w:numFmt w:val="bullet"/>
      <w:lvlText w:val=""/>
      <w:lvlJc w:val="left"/>
      <w:pPr>
        <w:tabs>
          <w:tab w:val="left" w:pos="420"/>
        </w:tabs>
        <w:ind w:left="420" w:hanging="420"/>
      </w:pPr>
      <w:rPr>
        <w:rFonts w:ascii="Wingdings" w:hAnsi="Wingdings" w:hint="default"/>
      </w:rPr>
    </w:lvl>
  </w:abstractNum>
  <w:abstractNum w:abstractNumId="24" w15:restartNumberingAfterBreak="0">
    <w:nsid w:val="436A721B"/>
    <w:multiLevelType w:val="multilevel"/>
    <w:tmpl w:val="436A721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45C31E8F"/>
    <w:multiLevelType w:val="multilevel"/>
    <w:tmpl w:val="45C31E8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4B7B6D9E"/>
    <w:multiLevelType w:val="multilevel"/>
    <w:tmpl w:val="4B7B6D9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53912679"/>
    <w:multiLevelType w:val="multilevel"/>
    <w:tmpl w:val="5391267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63CB35D0"/>
    <w:multiLevelType w:val="multilevel"/>
    <w:tmpl w:val="63CB35D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6A2D0C9A"/>
    <w:multiLevelType w:val="multilevel"/>
    <w:tmpl w:val="6A2D0C9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73C52CE0"/>
    <w:multiLevelType w:val="multilevel"/>
    <w:tmpl w:val="73C52CE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75342301"/>
    <w:multiLevelType w:val="multilevel"/>
    <w:tmpl w:val="7534230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351300956">
    <w:abstractNumId w:val="2"/>
  </w:num>
  <w:num w:numId="2" w16cid:durableId="2013409155">
    <w:abstractNumId w:val="14"/>
  </w:num>
  <w:num w:numId="3" w16cid:durableId="403262543">
    <w:abstractNumId w:val="22"/>
  </w:num>
  <w:num w:numId="4" w16cid:durableId="912201701">
    <w:abstractNumId w:val="20"/>
  </w:num>
  <w:num w:numId="5" w16cid:durableId="2022587942">
    <w:abstractNumId w:val="30"/>
  </w:num>
  <w:num w:numId="6" w16cid:durableId="689841496">
    <w:abstractNumId w:val="29"/>
  </w:num>
  <w:num w:numId="7" w16cid:durableId="416245644">
    <w:abstractNumId w:val="26"/>
  </w:num>
  <w:num w:numId="8" w16cid:durableId="1347705427">
    <w:abstractNumId w:val="11"/>
  </w:num>
  <w:num w:numId="9" w16cid:durableId="557476187">
    <w:abstractNumId w:val="5"/>
  </w:num>
  <w:num w:numId="10" w16cid:durableId="1667783654">
    <w:abstractNumId w:val="12"/>
  </w:num>
  <w:num w:numId="11" w16cid:durableId="746728692">
    <w:abstractNumId w:val="1"/>
  </w:num>
  <w:num w:numId="12" w16cid:durableId="1440374554">
    <w:abstractNumId w:val="9"/>
  </w:num>
  <w:num w:numId="13" w16cid:durableId="2096976991">
    <w:abstractNumId w:val="17"/>
  </w:num>
  <w:num w:numId="14" w16cid:durableId="969479370">
    <w:abstractNumId w:val="31"/>
  </w:num>
  <w:num w:numId="15" w16cid:durableId="417530704">
    <w:abstractNumId w:val="6"/>
  </w:num>
  <w:num w:numId="16" w16cid:durableId="1978221188">
    <w:abstractNumId w:val="8"/>
  </w:num>
  <w:num w:numId="17" w16cid:durableId="636566134">
    <w:abstractNumId w:val="10"/>
  </w:num>
  <w:num w:numId="18" w16cid:durableId="392389354">
    <w:abstractNumId w:val="27"/>
  </w:num>
  <w:num w:numId="19" w16cid:durableId="519899624">
    <w:abstractNumId w:val="25"/>
  </w:num>
  <w:num w:numId="20" w16cid:durableId="570314615">
    <w:abstractNumId w:val="19"/>
  </w:num>
  <w:num w:numId="21" w16cid:durableId="105272716">
    <w:abstractNumId w:val="18"/>
  </w:num>
  <w:num w:numId="22" w16cid:durableId="974945376">
    <w:abstractNumId w:val="7"/>
  </w:num>
  <w:num w:numId="23" w16cid:durableId="1289167126">
    <w:abstractNumId w:val="0"/>
  </w:num>
  <w:num w:numId="24" w16cid:durableId="558981308">
    <w:abstractNumId w:val="4"/>
  </w:num>
  <w:num w:numId="25" w16cid:durableId="1933318417">
    <w:abstractNumId w:val="24"/>
  </w:num>
  <w:num w:numId="26" w16cid:durableId="1088427476">
    <w:abstractNumId w:val="23"/>
  </w:num>
  <w:num w:numId="27" w16cid:durableId="1855729600">
    <w:abstractNumId w:val="3"/>
  </w:num>
  <w:num w:numId="28" w16cid:durableId="761218983">
    <w:abstractNumId w:val="13"/>
  </w:num>
  <w:num w:numId="29" w16cid:durableId="2123962870">
    <w:abstractNumId w:val="21"/>
  </w:num>
  <w:num w:numId="30" w16cid:durableId="814108288">
    <w:abstractNumId w:val="28"/>
  </w:num>
  <w:num w:numId="31" w16cid:durableId="330648823">
    <w:abstractNumId w:val="16"/>
  </w:num>
  <w:num w:numId="32" w16cid:durableId="390736053">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ưu Gia Huy">
    <w15:presenceInfo w15:providerId="AD" w15:userId="S::21520916@ms.uit.edu.vn::2cd77bfe-3eeb-42ba-a12c-a2da2b97e3fd"/>
  </w15:person>
  <w15:person w15:author="My Nguyễn">
    <w15:presenceInfo w15:providerId="AD" w15:userId="S::mynht21503c@st.uel.edu.vn::2715d2ae-c47e-4359-a42b-b61e3160eca0"/>
  </w15:person>
  <w15:person w15:author="Lê Thị Trúc Phương">
    <w15:presenceInfo w15:providerId="None" w15:userId="Lê Thị Trúc Phươ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displayHorizontalDrawingGridEvery w:val="0"/>
  <w:displayVerticalDrawingGridEvery w:val="2"/>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1BA3"/>
    <w:rsid w:val="0001720D"/>
    <w:rsid w:val="00017351"/>
    <w:rsid w:val="0005475D"/>
    <w:rsid w:val="000841A2"/>
    <w:rsid w:val="00092675"/>
    <w:rsid w:val="000C50B3"/>
    <w:rsid w:val="000D1BA3"/>
    <w:rsid w:val="000E1AE6"/>
    <w:rsid w:val="000F049A"/>
    <w:rsid w:val="000F20A9"/>
    <w:rsid w:val="00126A4E"/>
    <w:rsid w:val="00143859"/>
    <w:rsid w:val="00160330"/>
    <w:rsid w:val="00191FE2"/>
    <w:rsid w:val="0019514E"/>
    <w:rsid w:val="001C4790"/>
    <w:rsid w:val="001F0546"/>
    <w:rsid w:val="001F247C"/>
    <w:rsid w:val="001F7810"/>
    <w:rsid w:val="002219BF"/>
    <w:rsid w:val="00261B8F"/>
    <w:rsid w:val="00262655"/>
    <w:rsid w:val="002713FF"/>
    <w:rsid w:val="00276271"/>
    <w:rsid w:val="002833B6"/>
    <w:rsid w:val="002B4594"/>
    <w:rsid w:val="002B6D31"/>
    <w:rsid w:val="002C45E0"/>
    <w:rsid w:val="002C4C76"/>
    <w:rsid w:val="002E3735"/>
    <w:rsid w:val="00304A73"/>
    <w:rsid w:val="00380B9D"/>
    <w:rsid w:val="00396853"/>
    <w:rsid w:val="004313FE"/>
    <w:rsid w:val="0045053A"/>
    <w:rsid w:val="0047569A"/>
    <w:rsid w:val="00481823"/>
    <w:rsid w:val="0050039E"/>
    <w:rsid w:val="00501C7E"/>
    <w:rsid w:val="00503F0E"/>
    <w:rsid w:val="005103C1"/>
    <w:rsid w:val="00533C79"/>
    <w:rsid w:val="00534AF2"/>
    <w:rsid w:val="00572585"/>
    <w:rsid w:val="00590CD8"/>
    <w:rsid w:val="005D7BC1"/>
    <w:rsid w:val="005E05D2"/>
    <w:rsid w:val="00610877"/>
    <w:rsid w:val="00645AE9"/>
    <w:rsid w:val="00647E06"/>
    <w:rsid w:val="006C7C5D"/>
    <w:rsid w:val="006E4F6B"/>
    <w:rsid w:val="00721B6C"/>
    <w:rsid w:val="00745672"/>
    <w:rsid w:val="007F4B40"/>
    <w:rsid w:val="00837F17"/>
    <w:rsid w:val="00861BAE"/>
    <w:rsid w:val="008A1280"/>
    <w:rsid w:val="008F7660"/>
    <w:rsid w:val="009258E1"/>
    <w:rsid w:val="009424D5"/>
    <w:rsid w:val="009C69B2"/>
    <w:rsid w:val="009D427A"/>
    <w:rsid w:val="009D7A32"/>
    <w:rsid w:val="009E6DFD"/>
    <w:rsid w:val="00A05023"/>
    <w:rsid w:val="00A1090C"/>
    <w:rsid w:val="00A1168A"/>
    <w:rsid w:val="00A36477"/>
    <w:rsid w:val="00A5343C"/>
    <w:rsid w:val="00A75388"/>
    <w:rsid w:val="00AA418A"/>
    <w:rsid w:val="00AB268B"/>
    <w:rsid w:val="00AF338D"/>
    <w:rsid w:val="00B30F34"/>
    <w:rsid w:val="00B33DC2"/>
    <w:rsid w:val="00B520EA"/>
    <w:rsid w:val="00B82356"/>
    <w:rsid w:val="00B9258D"/>
    <w:rsid w:val="00BC00F3"/>
    <w:rsid w:val="00BE161C"/>
    <w:rsid w:val="00C05CE5"/>
    <w:rsid w:val="00C5392C"/>
    <w:rsid w:val="00C62208"/>
    <w:rsid w:val="00C71B2A"/>
    <w:rsid w:val="00C747D5"/>
    <w:rsid w:val="00CC589D"/>
    <w:rsid w:val="00CE364A"/>
    <w:rsid w:val="00CF53A2"/>
    <w:rsid w:val="00D03E6A"/>
    <w:rsid w:val="00D04657"/>
    <w:rsid w:val="00D14F55"/>
    <w:rsid w:val="00D15C36"/>
    <w:rsid w:val="00D26DA5"/>
    <w:rsid w:val="00D53AAF"/>
    <w:rsid w:val="00D703D6"/>
    <w:rsid w:val="00D8251D"/>
    <w:rsid w:val="00DC43AC"/>
    <w:rsid w:val="00E32090"/>
    <w:rsid w:val="00E85E5E"/>
    <w:rsid w:val="00E95218"/>
    <w:rsid w:val="00E96BB3"/>
    <w:rsid w:val="00E96E87"/>
    <w:rsid w:val="00EB1487"/>
    <w:rsid w:val="00EB7951"/>
    <w:rsid w:val="00EE611E"/>
    <w:rsid w:val="00F16C09"/>
    <w:rsid w:val="00F2590E"/>
    <w:rsid w:val="00F300BB"/>
    <w:rsid w:val="00F34497"/>
    <w:rsid w:val="00F77DE2"/>
    <w:rsid w:val="00F8256B"/>
    <w:rsid w:val="00FB4FAE"/>
    <w:rsid w:val="00FB5442"/>
    <w:rsid w:val="00FB6EE8"/>
    <w:rsid w:val="01F30842"/>
    <w:rsid w:val="04731B5B"/>
    <w:rsid w:val="0F191555"/>
    <w:rsid w:val="12727EFD"/>
    <w:rsid w:val="17BC7DC0"/>
    <w:rsid w:val="1B6D3958"/>
    <w:rsid w:val="22D42681"/>
    <w:rsid w:val="236D2C2B"/>
    <w:rsid w:val="28ED0D31"/>
    <w:rsid w:val="3C8C7727"/>
    <w:rsid w:val="42D469D9"/>
    <w:rsid w:val="437B44C4"/>
    <w:rsid w:val="45C74C83"/>
    <w:rsid w:val="46A636F7"/>
    <w:rsid w:val="4ABF02EA"/>
    <w:rsid w:val="51565B12"/>
    <w:rsid w:val="51EB032E"/>
    <w:rsid w:val="52DB4FD8"/>
    <w:rsid w:val="52FE34D2"/>
    <w:rsid w:val="560B06C5"/>
    <w:rsid w:val="57E40230"/>
    <w:rsid w:val="5963295C"/>
    <w:rsid w:val="5D2B606A"/>
    <w:rsid w:val="629C7F08"/>
    <w:rsid w:val="634E3ED8"/>
    <w:rsid w:val="67EE489E"/>
    <w:rsid w:val="6A5B55D4"/>
    <w:rsid w:val="6AEB4AEB"/>
    <w:rsid w:val="6DAC49B1"/>
    <w:rsid w:val="74CC5918"/>
    <w:rsid w:val="79990451"/>
    <w:rsid w:val="7C022EA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0FC58FE"/>
  <w15:docId w15:val="{8CEF7459-3BEC-42D0-B990-7B6CA1CD7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pPr>
    <w:rPr>
      <w:rFonts w:asciiTheme="majorHAnsi" w:eastAsiaTheme="minorHAnsi" w:hAnsiTheme="majorHAnsi" w:cstheme="minorBidi"/>
      <w:sz w:val="26"/>
      <w:szCs w:val="22"/>
      <w:lang w:val="vi-VN"/>
    </w:rPr>
  </w:style>
  <w:style w:type="paragraph" w:styleId="Heading1">
    <w:name w:val="heading 1"/>
    <w:basedOn w:val="Normal"/>
    <w:next w:val="Normal"/>
    <w:link w:val="Heading1Char"/>
    <w:qFormat/>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pPr>
      <w:keepNext/>
      <w:keepLines/>
      <w:numPr>
        <w:ilvl w:val="1"/>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pPr>
      <w:keepNext/>
      <w:keepLines/>
      <w:numPr>
        <w:ilvl w:val="2"/>
        <w:numId w:val="1"/>
      </w:numPr>
      <w:spacing w:before="120"/>
      <w:ind w:left="1080"/>
      <w:outlineLvl w:val="2"/>
    </w:pPr>
    <w:rPr>
      <w:rFonts w:eastAsiaTheme="majorEastAsia" w:cstheme="majorBidi"/>
      <w:b/>
      <w:bCs/>
    </w:rPr>
  </w:style>
  <w:style w:type="paragraph" w:styleId="Heading4">
    <w:name w:val="heading 4"/>
    <w:basedOn w:val="Normal"/>
    <w:next w:val="Normal"/>
    <w:link w:val="Heading4Char"/>
    <w:uiPriority w:val="9"/>
    <w:unhideWhenUsed/>
    <w:qFormat/>
    <w:pPr>
      <w:keepNext/>
      <w:keepLines/>
      <w:numPr>
        <w:ilvl w:val="3"/>
        <w:numId w:val="1"/>
      </w:numPr>
      <w:spacing w:before="12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line="240" w:lineRule="auto"/>
      <w:jc w:val="center"/>
    </w:pPr>
    <w:rPr>
      <w:bCs/>
      <w:szCs w:val="18"/>
    </w:rPr>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uiPriority w:val="99"/>
    <w:semiHidden/>
    <w:unhideWhenUsed/>
    <w:qFormat/>
    <w:pPr>
      <w:spacing w:beforeAutospacing="1" w:afterAutospacing="1"/>
    </w:pPr>
    <w:rPr>
      <w:sz w:val="24"/>
      <w:szCs w:val="24"/>
      <w:lang w:eastAsia="zh-CN"/>
    </w:rPr>
  </w:style>
  <w:style w:type="table" w:styleId="TableGrid">
    <w:name w:val="Table Grid"/>
    <w:basedOn w:val="TableNormal"/>
    <w:qFormat/>
    <w:rPr>
      <w:rFonts w:eastAsia="Times New Roman"/>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itle">
    <w:name w:val="Title"/>
    <w:basedOn w:val="Normal"/>
    <w:next w:val="Normal"/>
    <w:link w:val="TitleChar"/>
    <w:uiPriority w:val="10"/>
    <w:qFormat/>
    <w:pPr>
      <w:spacing w:after="240" w:line="240" w:lineRule="auto"/>
      <w:contextualSpacing/>
      <w:jc w:val="center"/>
    </w:pPr>
    <w:rPr>
      <w:rFonts w:eastAsiaTheme="majorEastAsia" w:cstheme="majorBidi"/>
      <w:b/>
      <w:spacing w:val="5"/>
      <w:kern w:val="28"/>
      <w:sz w:val="28"/>
      <w:szCs w:val="52"/>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60"/>
    </w:pPr>
  </w:style>
  <w:style w:type="paragraph" w:styleId="TOC3">
    <w:name w:val="toc 3"/>
    <w:basedOn w:val="Normal"/>
    <w:next w:val="Normal"/>
    <w:uiPriority w:val="39"/>
    <w:unhideWhenUsed/>
    <w:qFormat/>
    <w:pPr>
      <w:spacing w:after="100"/>
      <w:ind w:left="520"/>
    </w:pPr>
  </w:style>
  <w:style w:type="paragraph" w:styleId="TOC4">
    <w:name w:val="toc 4"/>
    <w:basedOn w:val="Normal"/>
    <w:next w:val="Normal"/>
    <w:uiPriority w:val="39"/>
    <w:unhideWhenUsed/>
    <w:qFormat/>
    <w:pPr>
      <w:spacing w:after="100"/>
      <w:ind w:left="780"/>
    </w:pPr>
  </w:style>
  <w:style w:type="character" w:customStyle="1" w:styleId="Heading1Char">
    <w:name w:val="Heading 1 Char"/>
    <w:basedOn w:val="DefaultParagraphFont"/>
    <w:link w:val="Heading1"/>
    <w:qFormat/>
    <w:rPr>
      <w:rFonts w:ascii="Times New Roman" w:eastAsia="Times New Roman" w:hAnsi="Times New Roman" w:cs="Times New Roman"/>
      <w:b/>
      <w:sz w:val="28"/>
      <w:szCs w:val="24"/>
      <w:lang w:val="en-US"/>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sz w:val="26"/>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Cs/>
      <w:sz w:val="26"/>
    </w:rPr>
  </w:style>
  <w:style w:type="character" w:customStyle="1" w:styleId="TitleChar">
    <w:name w:val="Title Char"/>
    <w:basedOn w:val="DefaultParagraphFont"/>
    <w:link w:val="Title"/>
    <w:uiPriority w:val="10"/>
    <w:qFormat/>
    <w:rPr>
      <w:rFonts w:asciiTheme="majorHAnsi" w:eastAsiaTheme="majorEastAsia" w:hAnsiTheme="majorHAnsi" w:cstheme="majorBidi"/>
      <w:b/>
      <w:spacing w:val="5"/>
      <w:kern w:val="28"/>
      <w:sz w:val="28"/>
      <w:szCs w:val="52"/>
    </w:rPr>
  </w:style>
  <w:style w:type="paragraph" w:styleId="ListParagraph">
    <w:name w:val="List Paragraph"/>
    <w:basedOn w:val="Normal"/>
    <w:uiPriority w:val="34"/>
    <w:qFormat/>
    <w:pPr>
      <w:spacing w:after="0" w:line="240" w:lineRule="auto"/>
      <w:ind w:left="720"/>
      <w:contextualSpacing/>
      <w:jc w:val="both"/>
    </w:pPr>
    <w:rPr>
      <w:rFonts w:ascii="Times New Roman" w:hAnsi="Times New Roman" w:cs="Times New Roman"/>
      <w:szCs w:val="26"/>
      <w:lang w:val="en-US"/>
    </w:rPr>
  </w:style>
  <w:style w:type="paragraph" w:customStyle="1" w:styleId="Revision1">
    <w:name w:val="Revision1"/>
    <w:hidden/>
    <w:uiPriority w:val="99"/>
    <w:semiHidden/>
    <w:qFormat/>
    <w:rPr>
      <w:rFonts w:asciiTheme="majorHAnsi" w:eastAsiaTheme="minorHAnsi" w:hAnsiTheme="majorHAnsi" w:cstheme="minorBidi"/>
      <w:sz w:val="26"/>
      <w:szCs w:val="22"/>
      <w:lang w:val="vi-VN"/>
    </w:rPr>
  </w:style>
  <w:style w:type="paragraph" w:customStyle="1" w:styleId="Revision2">
    <w:name w:val="Revision2"/>
    <w:hidden/>
    <w:uiPriority w:val="99"/>
    <w:unhideWhenUsed/>
    <w:qFormat/>
    <w:rPr>
      <w:rFonts w:asciiTheme="majorHAnsi" w:eastAsiaTheme="minorHAnsi" w:hAnsiTheme="majorHAnsi" w:cstheme="minorBidi"/>
      <w:sz w:val="26"/>
      <w:szCs w:val="22"/>
      <w:lang w:val="vi-VN"/>
    </w:rPr>
  </w:style>
  <w:style w:type="paragraph" w:customStyle="1" w:styleId="WPSOffice1">
    <w:name w:val="WPSOffice手动目录 1"/>
    <w:qFormat/>
    <w:rPr>
      <w:rFonts w:asciiTheme="minorHAnsi" w:eastAsiaTheme="minorHAnsi" w:hAnsiTheme="minorHAnsi" w:cstheme="minorBidi"/>
    </w:rPr>
  </w:style>
  <w:style w:type="paragraph" w:customStyle="1" w:styleId="WPSOffice2">
    <w:name w:val="WPSOffice手动目录 2"/>
    <w:qFormat/>
    <w:pPr>
      <w:ind w:leftChars="200" w:left="200"/>
    </w:pPr>
    <w:rPr>
      <w:rFonts w:asciiTheme="minorHAnsi" w:eastAsiaTheme="minorHAnsi" w:hAnsiTheme="minorHAnsi" w:cstheme="minorBidi"/>
    </w:rPr>
  </w:style>
  <w:style w:type="paragraph" w:customStyle="1" w:styleId="WPSOffice3">
    <w:name w:val="WPSOffice手动目录 3"/>
    <w:qFormat/>
    <w:pPr>
      <w:ind w:leftChars="400" w:left="400"/>
    </w:pPr>
  </w:style>
  <w:style w:type="paragraph" w:customStyle="1" w:styleId="Revision3">
    <w:name w:val="Revision3"/>
    <w:hidden/>
    <w:uiPriority w:val="99"/>
    <w:unhideWhenUsed/>
    <w:qFormat/>
    <w:rPr>
      <w:rFonts w:asciiTheme="majorHAnsi" w:eastAsiaTheme="minorHAnsi" w:hAnsiTheme="majorHAnsi" w:cstheme="minorBidi"/>
      <w:sz w:val="26"/>
      <w:szCs w:val="22"/>
      <w:lang w:val="vi-VN"/>
    </w:rPr>
  </w:style>
  <w:style w:type="paragraph" w:customStyle="1" w:styleId="TOCHeading1">
    <w:name w:val="TOC Heading1"/>
    <w:basedOn w:val="Heading1"/>
    <w:next w:val="Normal"/>
    <w:uiPriority w:val="39"/>
    <w:unhideWhenUsed/>
    <w:qFormat/>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Revision">
    <w:name w:val="Revision"/>
    <w:hidden/>
    <w:uiPriority w:val="99"/>
    <w:unhideWhenUsed/>
    <w:rsid w:val="00CC589D"/>
    <w:rPr>
      <w:rFonts w:asciiTheme="majorHAnsi" w:eastAsiaTheme="minorHAnsi" w:hAnsiTheme="majorHAnsi" w:cstheme="minorBidi"/>
      <w:sz w:val="26"/>
      <w:szCs w:val="2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header" Target="header1.xml"/><Relationship Id="rId39" Type="http://schemas.openxmlformats.org/officeDocument/2006/relationships/image" Target="media/image20.png"/><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image" Target="media/image2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7.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6.xml"/><Relationship Id="rId23" Type="http://schemas.openxmlformats.org/officeDocument/2006/relationships/oleObject" Target="embeddings/oleObject2.bin"/><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4.wmf"/><Relationship Id="rId31" Type="http://schemas.openxmlformats.org/officeDocument/2006/relationships/image" Target="media/image12.png"/><Relationship Id="rId44"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5.xml"/><Relationship Id="rId22" Type="http://schemas.openxmlformats.org/officeDocument/2006/relationships/image" Target="media/image6.wmf"/><Relationship Id="rId27" Type="http://schemas.openxmlformats.org/officeDocument/2006/relationships/footer" Target="footer8.xm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9.png"/><Relationship Id="rId20" Type="http://schemas.openxmlformats.org/officeDocument/2006/relationships/oleObject" Target="embeddings/oleObject1.bin"/><Relationship Id="rId4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342AB17-ACD0-494A-ACF9-FE6FB5A03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6520</Words>
  <Characters>37169</Characters>
  <Application>Microsoft Office Word</Application>
  <DocSecurity>0</DocSecurity>
  <Lines>309</Lines>
  <Paragraphs>87</Paragraphs>
  <ScaleCrop>false</ScaleCrop>
  <Company/>
  <LinksUpToDate>false</LinksUpToDate>
  <CharactersWithSpaces>43602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Lưu Gia Huy</cp:lastModifiedBy>
  <cp:revision>17</cp:revision>
  <cp:lastPrinted>2023-10-03T15:50:00Z</cp:lastPrinted>
  <dcterms:created xsi:type="dcterms:W3CDTF">2023-06-22T09:16:00Z</dcterms:created>
  <dcterms:modified xsi:type="dcterms:W3CDTF">2023-10-03T15:52:00Z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FD7C4CE812CD4B1ABA929E82167EBB7E</vt:lpwstr>
  </property>
</Properties>
</file>